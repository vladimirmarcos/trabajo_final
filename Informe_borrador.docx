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8026" w14:textId="613231B7" w:rsidR="00AF726D" w:rsidRPr="00756A01" w:rsidRDefault="00C76382" w:rsidP="000720F5">
      <w:r w:rsidRPr="00756A01">
        <w:rPr>
          <w:noProof/>
        </w:rPr>
        <w:drawing>
          <wp:anchor distT="0" distB="0" distL="114300" distR="114300" simplePos="0" relativeHeight="251656704" behindDoc="0" locked="0" layoutInCell="0" allowOverlap="1" wp14:anchorId="776B54FD" wp14:editId="0354A45D">
            <wp:simplePos x="0" y="0"/>
            <wp:positionH relativeFrom="column">
              <wp:posOffset>2533650</wp:posOffset>
            </wp:positionH>
            <wp:positionV relativeFrom="paragraph">
              <wp:posOffset>17780</wp:posOffset>
            </wp:positionV>
            <wp:extent cx="1737360" cy="1737360"/>
            <wp:effectExtent l="0" t="0" r="0" b="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9E6DA" w14:textId="77777777" w:rsidR="00AF726D" w:rsidRPr="00756A01" w:rsidRDefault="00AF726D"/>
    <w:p w14:paraId="134A2A1E"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MINISTERIO DE CULTURA Y EDUCACION</w:t>
      </w:r>
    </w:p>
    <w:p w14:paraId="1F3E6A1D" w14:textId="77777777" w:rsidR="00AF726D" w:rsidRPr="00756A01" w:rsidRDefault="00AF726D" w:rsidP="000720F5">
      <w:pPr>
        <w:jc w:val="center"/>
        <w:rPr>
          <w:rFonts w:ascii="Arial" w:hAnsi="Arial" w:cs="Arial"/>
          <w:sz w:val="24"/>
          <w:szCs w:val="24"/>
        </w:rPr>
      </w:pPr>
    </w:p>
    <w:p w14:paraId="38798A44"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UNIVERSIDAD NACIONAL DE SAN JUAN</w:t>
      </w:r>
    </w:p>
    <w:p w14:paraId="29BA213B" w14:textId="77777777" w:rsidR="00AF726D" w:rsidRPr="00756A01" w:rsidRDefault="00AF726D" w:rsidP="000720F5">
      <w:pPr>
        <w:jc w:val="center"/>
        <w:rPr>
          <w:rFonts w:ascii="Arial" w:hAnsi="Arial" w:cs="Arial"/>
          <w:sz w:val="24"/>
          <w:szCs w:val="24"/>
        </w:rPr>
      </w:pPr>
    </w:p>
    <w:p w14:paraId="649995B2"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FACULTAD DE INGENIERIA</w:t>
      </w:r>
    </w:p>
    <w:p w14:paraId="7310AF85" w14:textId="77777777" w:rsidR="00AF726D" w:rsidRPr="00756A01" w:rsidRDefault="00AF726D"/>
    <w:p w14:paraId="622A63B2" w14:textId="77777777" w:rsidR="00AF726D" w:rsidRPr="00756A01" w:rsidRDefault="00AF726D"/>
    <w:p w14:paraId="0F3F908A" w14:textId="77777777" w:rsidR="00AF726D" w:rsidRPr="00756A01" w:rsidRDefault="00AF726D"/>
    <w:p w14:paraId="1498AEB0" w14:textId="77777777" w:rsidR="00AF726D" w:rsidRPr="00756A01" w:rsidRDefault="00AF726D"/>
    <w:p w14:paraId="40726463" w14:textId="77777777" w:rsidR="00AF726D" w:rsidRPr="00756A01" w:rsidRDefault="00AF726D"/>
    <w:p w14:paraId="7F820A9E" w14:textId="77777777" w:rsidR="00AF726D" w:rsidRPr="00756A01" w:rsidRDefault="00AF726D"/>
    <w:p w14:paraId="3ADE5BBD" w14:textId="77777777" w:rsidR="00AF726D" w:rsidRPr="00756A01" w:rsidRDefault="00AF726D"/>
    <w:p w14:paraId="7F7243BD" w14:textId="016C0192" w:rsidR="00AF726D" w:rsidRPr="00756A01" w:rsidRDefault="00C76382">
      <w:r w:rsidRPr="00756A01">
        <w:rPr>
          <w:noProof/>
        </w:rPr>
        <mc:AlternateContent>
          <mc:Choice Requires="wps">
            <w:drawing>
              <wp:anchor distT="0" distB="0" distL="114300" distR="114300" simplePos="0" relativeHeight="251657728" behindDoc="0" locked="0" layoutInCell="0" allowOverlap="1" wp14:anchorId="6BA854DC" wp14:editId="0AE8009B">
                <wp:simplePos x="0" y="0"/>
                <wp:positionH relativeFrom="margin">
                  <wp:posOffset>1290320</wp:posOffset>
                </wp:positionH>
                <wp:positionV relativeFrom="margin">
                  <wp:posOffset>4658360</wp:posOffset>
                </wp:positionV>
                <wp:extent cx="3996055" cy="2019300"/>
                <wp:effectExtent l="0" t="0" r="0" b="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6055" cy="2019300"/>
                        </a:xfrm>
                        <a:prstGeom prst="roundRect">
                          <a:avLst>
                            <a:gd name="adj" fmla="val 16667"/>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58BDF2" w14:textId="77777777" w:rsidR="00AF726D" w:rsidRPr="000720F5" w:rsidRDefault="00AF726D" w:rsidP="000720F5">
                            <w:pPr>
                              <w:jc w:val="center"/>
                              <w:rPr>
                                <w:rFonts w:ascii="Arial" w:hAnsi="Arial"/>
                                <w:sz w:val="24"/>
                              </w:rPr>
                            </w:pPr>
                            <w:r w:rsidRPr="000720F5">
                              <w:rPr>
                                <w:rFonts w:ascii="Arial" w:hAnsi="Arial"/>
                                <w:sz w:val="24"/>
                              </w:rPr>
                              <w:t xml:space="preserve">Nombre del Trabajo Final </w:t>
                            </w:r>
                          </w:p>
                          <w:p w14:paraId="417BBD03" w14:textId="77777777" w:rsidR="00AF726D" w:rsidRDefault="00AF726D">
                            <w:pPr>
                              <w:jc w:val="center"/>
                              <w:rPr>
                                <w:b/>
                                <w:sz w:val="24"/>
                              </w:rPr>
                            </w:pPr>
                          </w:p>
                          <w:p w14:paraId="430EFC99" w14:textId="77777777" w:rsidR="00AF726D" w:rsidRDefault="00AF726D">
                            <w:pPr>
                              <w:jc w:val="center"/>
                              <w:rPr>
                                <w:sz w:val="24"/>
                              </w:rPr>
                            </w:pPr>
                            <w:r>
                              <w:rPr>
                                <w:sz w:val="24"/>
                              </w:rPr>
                              <w:t>Autores:</w:t>
                            </w:r>
                          </w:p>
                          <w:p w14:paraId="30FD51A0" w14:textId="1A599E9D" w:rsidR="00AF726D" w:rsidRDefault="000C264B">
                            <w:pPr>
                              <w:jc w:val="center"/>
                              <w:rPr>
                                <w:b/>
                                <w:sz w:val="24"/>
                              </w:rPr>
                            </w:pPr>
                            <w:r>
                              <w:rPr>
                                <w:b/>
                                <w:sz w:val="24"/>
                              </w:rPr>
                              <w:t>Vega</w:t>
                            </w:r>
                            <w:r w:rsidR="00AF726D">
                              <w:rPr>
                                <w:b/>
                                <w:sz w:val="24"/>
                              </w:rPr>
                              <w:t>,</w:t>
                            </w:r>
                            <w:r>
                              <w:rPr>
                                <w:b/>
                                <w:sz w:val="24"/>
                              </w:rPr>
                              <w:t xml:space="preserve"> Vladimir Marcos</w:t>
                            </w:r>
                            <w:r w:rsidR="00AF726D">
                              <w:rPr>
                                <w:b/>
                                <w:sz w:val="24"/>
                              </w:rPr>
                              <w:t xml:space="preserve"> - A</w:t>
                            </w:r>
                          </w:p>
                          <w:p w14:paraId="01312B04" w14:textId="77777777" w:rsidR="00AF726D" w:rsidRDefault="00AF726D">
                            <w:pPr>
                              <w:jc w:val="center"/>
                            </w:pPr>
                          </w:p>
                          <w:p w14:paraId="564BDB4B" w14:textId="77777777" w:rsidR="00AF726D" w:rsidRDefault="00AF726D">
                            <w:pPr>
                              <w:jc w:val="center"/>
                            </w:pPr>
                            <w:r>
                              <w:t>Asesores:</w:t>
                            </w:r>
                          </w:p>
                          <w:p w14:paraId="4372552F" w14:textId="592F3EB1" w:rsidR="00683651" w:rsidRDefault="00683651">
                            <w:pPr>
                              <w:jc w:val="center"/>
                              <w:rPr>
                                <w:b/>
                              </w:rPr>
                            </w:pPr>
                            <w:r>
                              <w:rPr>
                                <w:b/>
                              </w:rPr>
                              <w:t>Rosales</w:t>
                            </w:r>
                            <w:r w:rsidR="00AF726D">
                              <w:rPr>
                                <w:b/>
                              </w:rPr>
                              <w:t xml:space="preserve">, </w:t>
                            </w:r>
                            <w:r>
                              <w:rPr>
                                <w:b/>
                              </w:rPr>
                              <w:t>Claudio</w:t>
                            </w:r>
                            <w:r w:rsidR="00AF726D">
                              <w:rPr>
                                <w:b/>
                              </w:rPr>
                              <w:t xml:space="preserve"> - </w:t>
                            </w:r>
                            <w:r>
                              <w:rPr>
                                <w:b/>
                              </w:rPr>
                              <w:t>Gaia</w:t>
                            </w:r>
                            <w:r w:rsidR="00AF726D">
                              <w:rPr>
                                <w:b/>
                              </w:rPr>
                              <w:t xml:space="preserve">, </w:t>
                            </w:r>
                            <w:r>
                              <w:rPr>
                                <w:b/>
                              </w:rPr>
                              <w:t>Jeremías.</w:t>
                            </w:r>
                          </w:p>
                          <w:p w14:paraId="0484E10C" w14:textId="37233BA9" w:rsidR="00683651" w:rsidRDefault="00683651">
                            <w:pPr>
                              <w:jc w:val="center"/>
                              <w:rPr>
                                <w:b/>
                              </w:rPr>
                            </w:pPr>
                            <w:r>
                              <w:rPr>
                                <w:b/>
                              </w:rPr>
                              <w:t>Reta</w:t>
                            </w:r>
                            <w:r w:rsidRPr="00683651">
                              <w:rPr>
                                <w:b/>
                              </w:rPr>
                              <w:t xml:space="preserve">, </w:t>
                            </w:r>
                            <w:r>
                              <w:rPr>
                                <w:b/>
                              </w:rPr>
                              <w:t>Nicolas</w:t>
                            </w:r>
                            <w:r w:rsidRPr="00683651">
                              <w:rPr>
                                <w:b/>
                              </w:rPr>
                              <w:t xml:space="preserve"> - </w:t>
                            </w:r>
                            <w:proofErr w:type="spellStart"/>
                            <w:r>
                              <w:rPr>
                                <w:b/>
                              </w:rPr>
                              <w:t>Penizzotto</w:t>
                            </w:r>
                            <w:proofErr w:type="spellEnd"/>
                            <w:r w:rsidRPr="00683651">
                              <w:rPr>
                                <w:b/>
                              </w:rPr>
                              <w:t xml:space="preserve">, </w:t>
                            </w:r>
                            <w:r>
                              <w:rPr>
                                <w:b/>
                              </w:rPr>
                              <w:t>Franco</w:t>
                            </w:r>
                            <w:r w:rsidRPr="00683651">
                              <w:rPr>
                                <w:b/>
                              </w:rPr>
                              <w:t>.</w:t>
                            </w:r>
                          </w:p>
                          <w:p w14:paraId="3728B7D8" w14:textId="5A0AB5EF" w:rsidR="00AF726D" w:rsidRDefault="00AF726D">
                            <w:pPr>
                              <w:jc w:val="center"/>
                              <w:rPr>
                                <w:b/>
                              </w:rPr>
                            </w:pPr>
                            <w:r>
                              <w:rPr>
                                <w:b/>
                              </w:rPr>
                              <w:t xml:space="preserve"> </w:t>
                            </w:r>
                          </w:p>
                          <w:p w14:paraId="18AF0673" w14:textId="5D09E3CD" w:rsidR="00AF726D" w:rsidRDefault="00683651" w:rsidP="00683651">
                            <w:pPr>
                              <w:pStyle w:val="Heading4"/>
                              <w:numPr>
                                <w:ilvl w:val="0"/>
                                <w:numId w:val="0"/>
                              </w:numPr>
                              <w:ind w:left="708" w:firstLine="708"/>
                              <w:rPr>
                                <w:sz w:val="20"/>
                              </w:rPr>
                            </w:pPr>
                            <w:r>
                              <w:rPr>
                                <w:sz w:val="20"/>
                              </w:rPr>
                              <w:t xml:space="preserve">         </w:t>
                            </w:r>
                            <w:r w:rsidR="00AF726D">
                              <w:rPr>
                                <w:sz w:val="20"/>
                              </w:rPr>
                              <w:t>Mes del 20</w:t>
                            </w:r>
                            <w:r>
                              <w:rPr>
                                <w:sz w:val="20"/>
                              </w:rPr>
                              <w:t>23</w:t>
                            </w:r>
                            <w:r w:rsidR="00AF726D">
                              <w:rPr>
                                <w:sz w:val="20"/>
                              </w:rPr>
                              <w:t xml:space="preserve"> </w:t>
                            </w:r>
                            <w:r w:rsidR="00C76382">
                              <w:rPr>
                                <w:sz w:val="20"/>
                              </w:rPr>
                              <w:t>–</w:t>
                            </w:r>
                            <w:r w:rsidR="00AF726D">
                              <w:rPr>
                                <w:sz w:val="20"/>
                              </w:rPr>
                              <w:t xml:space="preserve"> </w:t>
                            </w:r>
                            <w:r w:rsidR="00C76382">
                              <w:rPr>
                                <w:sz w:val="20"/>
                              </w:rPr>
                              <w:t>Electrónica</w:t>
                            </w:r>
                          </w:p>
                          <w:p w14:paraId="72147B69" w14:textId="16CF58FE" w:rsidR="00683651" w:rsidRDefault="00683651" w:rsidP="00683651"/>
                          <w:p w14:paraId="2B95C6D7" w14:textId="77777777" w:rsidR="00683651" w:rsidRPr="00683651" w:rsidRDefault="00683651" w:rsidP="00683651"/>
                          <w:p w14:paraId="0D97335C" w14:textId="77777777" w:rsidR="00AF726D" w:rsidRDefault="00AF726D">
                            <w:pPr>
                              <w:jc w:val="center"/>
                              <w:rPr>
                                <w:b/>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A854DC" id="AutoShape 3" o:spid="_x0000_s1026" style="position:absolute;left:0;text-align:left;margin-left:101.6pt;margin-top:366.8pt;width:314.65pt;height:159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" o:allowincell="f" filled="f">
                <v:textbox inset="1pt,1pt,1pt,1pt">
                  <w:txbxContent>
                    <w:p w14:paraId="2258BDF2" w14:textId="77777777" w:rsidR="00AF726D" w:rsidRPr="000720F5" w:rsidRDefault="00AF726D" w:rsidP="000720F5">
                      <w:pPr>
                        <w:jc w:val="center"/>
                        <w:rPr>
                          <w:rFonts w:ascii="Arial" w:hAnsi="Arial"/>
                          <w:sz w:val="24"/>
                        </w:rPr>
                      </w:pPr>
                      <w:r w:rsidRPr="000720F5">
                        <w:rPr>
                          <w:rFonts w:ascii="Arial" w:hAnsi="Arial"/>
                          <w:sz w:val="24"/>
                        </w:rPr>
                        <w:t xml:space="preserve">Nombre del Trabajo Final </w:t>
                      </w:r>
                    </w:p>
                    <w:p w14:paraId="417BBD03" w14:textId="77777777" w:rsidR="00AF726D" w:rsidRDefault="00AF726D">
                      <w:pPr>
                        <w:jc w:val="center"/>
                        <w:rPr>
                          <w:b/>
                          <w:sz w:val="24"/>
                        </w:rPr>
                      </w:pPr>
                    </w:p>
                    <w:p w14:paraId="430EFC99" w14:textId="77777777" w:rsidR="00AF726D" w:rsidRDefault="00AF726D">
                      <w:pPr>
                        <w:jc w:val="center"/>
                        <w:rPr>
                          <w:sz w:val="24"/>
                        </w:rPr>
                      </w:pPr>
                      <w:r>
                        <w:rPr>
                          <w:sz w:val="24"/>
                        </w:rPr>
                        <w:t>Autores:</w:t>
                      </w:r>
                    </w:p>
                    <w:p w14:paraId="30FD51A0" w14:textId="1A599E9D" w:rsidR="00AF726D" w:rsidRDefault="000C264B">
                      <w:pPr>
                        <w:jc w:val="center"/>
                        <w:rPr>
                          <w:b/>
                          <w:sz w:val="24"/>
                        </w:rPr>
                      </w:pPr>
                      <w:r>
                        <w:rPr>
                          <w:b/>
                          <w:sz w:val="24"/>
                        </w:rPr>
                        <w:t>Vega</w:t>
                      </w:r>
                      <w:r w:rsidR="00AF726D">
                        <w:rPr>
                          <w:b/>
                          <w:sz w:val="24"/>
                        </w:rPr>
                        <w:t>,</w:t>
                      </w:r>
                      <w:r>
                        <w:rPr>
                          <w:b/>
                          <w:sz w:val="24"/>
                        </w:rPr>
                        <w:t xml:space="preserve"> Vladimir Marcos</w:t>
                      </w:r>
                      <w:r w:rsidR="00AF726D">
                        <w:rPr>
                          <w:b/>
                          <w:sz w:val="24"/>
                        </w:rPr>
                        <w:t xml:space="preserve"> - A</w:t>
                      </w:r>
                    </w:p>
                    <w:p w14:paraId="01312B04" w14:textId="77777777" w:rsidR="00AF726D" w:rsidRDefault="00AF726D">
                      <w:pPr>
                        <w:jc w:val="center"/>
                      </w:pPr>
                    </w:p>
                    <w:p w14:paraId="564BDB4B" w14:textId="77777777" w:rsidR="00AF726D" w:rsidRDefault="00AF726D">
                      <w:pPr>
                        <w:jc w:val="center"/>
                      </w:pPr>
                      <w:r>
                        <w:t>Asesores:</w:t>
                      </w:r>
                    </w:p>
                    <w:p w14:paraId="4372552F" w14:textId="592F3EB1" w:rsidR="00683651" w:rsidRDefault="00683651">
                      <w:pPr>
                        <w:jc w:val="center"/>
                        <w:rPr>
                          <w:b/>
                        </w:rPr>
                      </w:pPr>
                      <w:r>
                        <w:rPr>
                          <w:b/>
                        </w:rPr>
                        <w:t>Rosales</w:t>
                      </w:r>
                      <w:r w:rsidR="00AF726D">
                        <w:rPr>
                          <w:b/>
                        </w:rPr>
                        <w:t xml:space="preserve">, </w:t>
                      </w:r>
                      <w:r>
                        <w:rPr>
                          <w:b/>
                        </w:rPr>
                        <w:t>Claudio</w:t>
                      </w:r>
                      <w:r w:rsidR="00AF726D">
                        <w:rPr>
                          <w:b/>
                        </w:rPr>
                        <w:t xml:space="preserve"> - </w:t>
                      </w:r>
                      <w:r>
                        <w:rPr>
                          <w:b/>
                        </w:rPr>
                        <w:t>Gaia</w:t>
                      </w:r>
                      <w:r w:rsidR="00AF726D">
                        <w:rPr>
                          <w:b/>
                        </w:rPr>
                        <w:t xml:space="preserve">, </w:t>
                      </w:r>
                      <w:r>
                        <w:rPr>
                          <w:b/>
                        </w:rPr>
                        <w:t>Jeremías.</w:t>
                      </w:r>
                    </w:p>
                    <w:p w14:paraId="0484E10C" w14:textId="37233BA9" w:rsidR="00683651" w:rsidRDefault="00683651">
                      <w:pPr>
                        <w:jc w:val="center"/>
                        <w:rPr>
                          <w:b/>
                        </w:rPr>
                      </w:pPr>
                      <w:r>
                        <w:rPr>
                          <w:b/>
                        </w:rPr>
                        <w:t>Reta</w:t>
                      </w:r>
                      <w:r w:rsidRPr="00683651">
                        <w:rPr>
                          <w:b/>
                        </w:rPr>
                        <w:t xml:space="preserve">, </w:t>
                      </w:r>
                      <w:r>
                        <w:rPr>
                          <w:b/>
                        </w:rPr>
                        <w:t>Nicolas</w:t>
                      </w:r>
                      <w:r w:rsidRPr="00683651">
                        <w:rPr>
                          <w:b/>
                        </w:rPr>
                        <w:t xml:space="preserve"> - </w:t>
                      </w:r>
                      <w:proofErr w:type="spellStart"/>
                      <w:r>
                        <w:rPr>
                          <w:b/>
                        </w:rPr>
                        <w:t>Penizzotto</w:t>
                      </w:r>
                      <w:proofErr w:type="spellEnd"/>
                      <w:r w:rsidRPr="00683651">
                        <w:rPr>
                          <w:b/>
                        </w:rPr>
                        <w:t xml:space="preserve">, </w:t>
                      </w:r>
                      <w:r>
                        <w:rPr>
                          <w:b/>
                        </w:rPr>
                        <w:t>Franco</w:t>
                      </w:r>
                      <w:r w:rsidRPr="00683651">
                        <w:rPr>
                          <w:b/>
                        </w:rPr>
                        <w:t>.</w:t>
                      </w:r>
                    </w:p>
                    <w:p w14:paraId="3728B7D8" w14:textId="5A0AB5EF" w:rsidR="00AF726D" w:rsidRDefault="00AF726D">
                      <w:pPr>
                        <w:jc w:val="center"/>
                        <w:rPr>
                          <w:b/>
                        </w:rPr>
                      </w:pPr>
                      <w:r>
                        <w:rPr>
                          <w:b/>
                        </w:rPr>
                        <w:t xml:space="preserve"> </w:t>
                      </w:r>
                    </w:p>
                    <w:p w14:paraId="18AF0673" w14:textId="5D09E3CD" w:rsidR="00AF726D" w:rsidRDefault="00683651" w:rsidP="00683651">
                      <w:pPr>
                        <w:pStyle w:val="Heading4"/>
                        <w:numPr>
                          <w:ilvl w:val="0"/>
                          <w:numId w:val="0"/>
                        </w:numPr>
                        <w:ind w:left="708" w:firstLine="708"/>
                        <w:rPr>
                          <w:sz w:val="20"/>
                        </w:rPr>
                      </w:pPr>
                      <w:r>
                        <w:rPr>
                          <w:sz w:val="20"/>
                        </w:rPr>
                        <w:t xml:space="preserve">         </w:t>
                      </w:r>
                      <w:r w:rsidR="00AF726D">
                        <w:rPr>
                          <w:sz w:val="20"/>
                        </w:rPr>
                        <w:t>Mes del 20</w:t>
                      </w:r>
                      <w:r>
                        <w:rPr>
                          <w:sz w:val="20"/>
                        </w:rPr>
                        <w:t>23</w:t>
                      </w:r>
                      <w:r w:rsidR="00AF726D">
                        <w:rPr>
                          <w:sz w:val="20"/>
                        </w:rPr>
                        <w:t xml:space="preserve"> </w:t>
                      </w:r>
                      <w:r w:rsidR="00C76382">
                        <w:rPr>
                          <w:sz w:val="20"/>
                        </w:rPr>
                        <w:t>–</w:t>
                      </w:r>
                      <w:r w:rsidR="00AF726D">
                        <w:rPr>
                          <w:sz w:val="20"/>
                        </w:rPr>
                        <w:t xml:space="preserve"> </w:t>
                      </w:r>
                      <w:r w:rsidR="00C76382">
                        <w:rPr>
                          <w:sz w:val="20"/>
                        </w:rPr>
                        <w:t>Electrónica</w:t>
                      </w:r>
                    </w:p>
                    <w:p w14:paraId="72147B69" w14:textId="16CF58FE" w:rsidR="00683651" w:rsidRDefault="00683651" w:rsidP="00683651"/>
                    <w:p w14:paraId="2B95C6D7" w14:textId="77777777" w:rsidR="00683651" w:rsidRPr="00683651" w:rsidRDefault="00683651" w:rsidP="00683651"/>
                    <w:p w14:paraId="0D97335C" w14:textId="77777777" w:rsidR="00AF726D" w:rsidRDefault="00AF726D">
                      <w:pPr>
                        <w:jc w:val="center"/>
                        <w:rPr>
                          <w:b/>
                        </w:rPr>
                      </w:pPr>
                    </w:p>
                  </w:txbxContent>
                </v:textbox>
                <w10:wrap anchorx="margin" anchory="margin"/>
              </v:roundrect>
            </w:pict>
          </mc:Fallback>
        </mc:AlternateContent>
      </w:r>
    </w:p>
    <w:p w14:paraId="5D9DA0F2" w14:textId="77777777" w:rsidR="00AF726D" w:rsidRPr="00756A01" w:rsidRDefault="00AF726D"/>
    <w:p w14:paraId="0334445A" w14:textId="77777777" w:rsidR="00AF726D" w:rsidRPr="00756A01" w:rsidRDefault="00AF726D"/>
    <w:p w14:paraId="072EDB69" w14:textId="77777777" w:rsidR="00AF726D" w:rsidRPr="00756A01" w:rsidRDefault="00AF726D"/>
    <w:p w14:paraId="2BA3ECCB" w14:textId="77777777" w:rsidR="00AF726D" w:rsidRPr="00756A01" w:rsidRDefault="00AF726D"/>
    <w:p w14:paraId="4ABFE135" w14:textId="77777777" w:rsidR="00AF726D" w:rsidRPr="00756A01" w:rsidRDefault="00AF726D"/>
    <w:p w14:paraId="3E2F850F" w14:textId="77777777" w:rsidR="00AF726D" w:rsidRPr="00756A01" w:rsidRDefault="00AF726D"/>
    <w:p w14:paraId="401067AB" w14:textId="77777777" w:rsidR="00AF726D" w:rsidRPr="00756A01" w:rsidRDefault="00AF726D"/>
    <w:p w14:paraId="5065CF15" w14:textId="77777777" w:rsidR="00AF726D" w:rsidRPr="00756A01" w:rsidRDefault="00AF726D"/>
    <w:p w14:paraId="6CC628CD" w14:textId="77777777" w:rsidR="00AF726D" w:rsidRPr="00756A01" w:rsidRDefault="00AF726D"/>
    <w:p w14:paraId="091827F4" w14:textId="77777777" w:rsidR="00AF726D" w:rsidRPr="00756A01" w:rsidRDefault="00AF726D"/>
    <w:p w14:paraId="7EC16945" w14:textId="77777777" w:rsidR="00AF726D" w:rsidRPr="00756A01" w:rsidRDefault="00AF726D"/>
    <w:p w14:paraId="5CF06DA8" w14:textId="77777777" w:rsidR="00AF726D" w:rsidRPr="00756A01" w:rsidRDefault="00AF726D"/>
    <w:p w14:paraId="0EABADF6" w14:textId="77777777" w:rsidR="00AF726D" w:rsidRPr="00756A01" w:rsidRDefault="00AF726D"/>
    <w:p w14:paraId="6B3D675E" w14:textId="77777777" w:rsidR="00AF726D" w:rsidRPr="00756A01" w:rsidRDefault="00AF726D"/>
    <w:p w14:paraId="2DB37969" w14:textId="77777777" w:rsidR="00AF726D" w:rsidRPr="00756A01" w:rsidRDefault="00AF726D"/>
    <w:p w14:paraId="59457926" w14:textId="77777777" w:rsidR="00AF726D" w:rsidRPr="00756A01" w:rsidRDefault="00AF726D"/>
    <w:p w14:paraId="594595FF" w14:textId="77777777" w:rsidR="00AF726D" w:rsidRPr="00756A01" w:rsidRDefault="00AF726D"/>
    <w:p w14:paraId="5D9846C1" w14:textId="77777777" w:rsidR="00AF726D" w:rsidRPr="00756A01" w:rsidRDefault="00AF726D"/>
    <w:p w14:paraId="35DF4244" w14:textId="77777777" w:rsidR="00AF726D" w:rsidRPr="00756A01" w:rsidRDefault="00AF726D"/>
    <w:p w14:paraId="50FDF09C" w14:textId="77777777" w:rsidR="00AF726D" w:rsidRPr="00756A01" w:rsidRDefault="00AF726D"/>
    <w:p w14:paraId="39047C92" w14:textId="77777777" w:rsidR="00AF726D" w:rsidRPr="00756A01" w:rsidRDefault="00AF726D"/>
    <w:p w14:paraId="7C2BB617" w14:textId="77777777" w:rsidR="00AF726D" w:rsidRPr="00756A01" w:rsidRDefault="00AF726D"/>
    <w:p w14:paraId="33F59461" w14:textId="77777777" w:rsidR="00AF726D" w:rsidRPr="00756A01" w:rsidRDefault="00AF726D"/>
    <w:p w14:paraId="6F4A292C" w14:textId="77777777" w:rsidR="00AF726D" w:rsidRPr="00756A01" w:rsidRDefault="00AF726D"/>
    <w:tbl>
      <w:tblPr>
        <w:tblW w:w="0" w:type="auto"/>
        <w:jc w:val="center"/>
        <w:tblLayout w:type="fixed"/>
        <w:tblCellMar>
          <w:left w:w="70" w:type="dxa"/>
          <w:right w:w="70" w:type="dxa"/>
        </w:tblCellMar>
        <w:tblLook w:val="0000" w:firstRow="0" w:lastRow="0" w:firstColumn="0" w:lastColumn="0" w:noHBand="0" w:noVBand="0"/>
      </w:tblPr>
      <w:tblGrid>
        <w:gridCol w:w="3632"/>
        <w:gridCol w:w="1641"/>
        <w:gridCol w:w="4755"/>
      </w:tblGrid>
      <w:tr w:rsidR="00AF726D" w:rsidRPr="00756A01" w14:paraId="73022468" w14:textId="77777777">
        <w:trPr>
          <w:cantSplit/>
          <w:jc w:val="center"/>
        </w:trPr>
        <w:tc>
          <w:tcPr>
            <w:tcW w:w="3632" w:type="dxa"/>
            <w:vMerge w:val="restart"/>
          </w:tcPr>
          <w:p w14:paraId="0B1A7852" w14:textId="0743549A" w:rsidR="00AF726D" w:rsidRPr="00756A01" w:rsidRDefault="00C76382" w:rsidP="000720F5">
            <w:r w:rsidRPr="00756A01">
              <w:rPr>
                <w:noProof/>
              </w:rPr>
              <w:drawing>
                <wp:inline distT="0" distB="0" distL="0" distR="0" wp14:anchorId="25E4BFDB" wp14:editId="0B639B23">
                  <wp:extent cx="1805940" cy="1653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5940" cy="1653540"/>
                          </a:xfrm>
                          <a:prstGeom prst="rect">
                            <a:avLst/>
                          </a:prstGeom>
                          <a:noFill/>
                          <a:ln>
                            <a:noFill/>
                          </a:ln>
                        </pic:spPr>
                      </pic:pic>
                    </a:graphicData>
                  </a:graphic>
                </wp:inline>
              </w:drawing>
            </w:r>
          </w:p>
        </w:tc>
        <w:tc>
          <w:tcPr>
            <w:tcW w:w="6396" w:type="dxa"/>
            <w:gridSpan w:val="2"/>
          </w:tcPr>
          <w:p w14:paraId="118694AB" w14:textId="77777777" w:rsidR="00AF726D" w:rsidRPr="00756A01" w:rsidRDefault="00AF726D" w:rsidP="00147F41">
            <w:pPr>
              <w:jc w:val="center"/>
            </w:pPr>
            <w:r w:rsidRPr="00756A01">
              <w:rPr>
                <w:rFonts w:ascii="Arial" w:hAnsi="Arial" w:cs="Arial"/>
                <w:sz w:val="24"/>
                <w:szCs w:val="24"/>
              </w:rPr>
              <w:t>DEPARTAMENTO DE ELECTRONICA</w:t>
            </w:r>
            <w:r w:rsidR="00147F41" w:rsidRPr="00756A01">
              <w:rPr>
                <w:rFonts w:ascii="Arial" w:hAnsi="Arial" w:cs="Arial"/>
                <w:sz w:val="24"/>
                <w:szCs w:val="24"/>
              </w:rPr>
              <w:t xml:space="preserve"> Y</w:t>
            </w:r>
            <w:r w:rsidRPr="00756A01">
              <w:rPr>
                <w:rFonts w:ascii="Arial" w:hAnsi="Arial" w:cs="Arial"/>
                <w:sz w:val="24"/>
                <w:szCs w:val="24"/>
              </w:rPr>
              <w:t xml:space="preserve"> AUTOMATICA </w:t>
            </w:r>
          </w:p>
        </w:tc>
      </w:tr>
      <w:tr w:rsidR="00AF726D" w:rsidRPr="00756A01" w14:paraId="1A5AF49B" w14:textId="77777777">
        <w:trPr>
          <w:cantSplit/>
          <w:jc w:val="center"/>
        </w:trPr>
        <w:tc>
          <w:tcPr>
            <w:tcW w:w="3632" w:type="dxa"/>
            <w:vMerge/>
          </w:tcPr>
          <w:p w14:paraId="343BA424" w14:textId="77777777" w:rsidR="00AF726D" w:rsidRPr="00756A01" w:rsidRDefault="00AF726D">
            <w:pPr>
              <w:jc w:val="center"/>
            </w:pPr>
          </w:p>
        </w:tc>
        <w:tc>
          <w:tcPr>
            <w:tcW w:w="1641" w:type="dxa"/>
          </w:tcPr>
          <w:p w14:paraId="6F14C461" w14:textId="77777777" w:rsidR="00AF726D" w:rsidRPr="00756A01" w:rsidRDefault="00AF726D">
            <w:pPr>
              <w:jc w:val="center"/>
            </w:pPr>
          </w:p>
        </w:tc>
        <w:tc>
          <w:tcPr>
            <w:tcW w:w="4755" w:type="dxa"/>
          </w:tcPr>
          <w:p w14:paraId="0ABEAC23" w14:textId="77777777" w:rsidR="00AF726D" w:rsidRPr="00756A01" w:rsidRDefault="00AF726D" w:rsidP="000720F5"/>
          <w:p w14:paraId="4FDE6799" w14:textId="77777777" w:rsidR="00AF726D" w:rsidRPr="00756A01" w:rsidRDefault="00AF726D" w:rsidP="000720F5"/>
          <w:p w14:paraId="22392ADB" w14:textId="77777777" w:rsidR="00AF726D" w:rsidRPr="00756A01" w:rsidRDefault="00AF726D" w:rsidP="000720F5">
            <w:pPr>
              <w:rPr>
                <w:rFonts w:ascii="Arial" w:hAnsi="Arial"/>
                <w:sz w:val="20"/>
              </w:rPr>
            </w:pPr>
            <w:r w:rsidRPr="00756A01">
              <w:rPr>
                <w:rFonts w:ascii="Arial" w:hAnsi="Arial"/>
                <w:sz w:val="20"/>
              </w:rPr>
              <w:t>Av. San Martín (Oeste) 1109</w:t>
            </w:r>
          </w:p>
          <w:p w14:paraId="062DD7F9" w14:textId="77777777" w:rsidR="00AF726D" w:rsidRPr="00756A01" w:rsidRDefault="00AF726D" w:rsidP="000720F5">
            <w:pPr>
              <w:rPr>
                <w:rFonts w:ascii="Arial" w:hAnsi="Arial"/>
                <w:sz w:val="20"/>
              </w:rPr>
            </w:pPr>
            <w:r w:rsidRPr="00756A01">
              <w:rPr>
                <w:rFonts w:ascii="Arial" w:hAnsi="Arial"/>
                <w:sz w:val="20"/>
              </w:rPr>
              <w:t>C.P. 5400 – San Juan – ARGENTINA</w:t>
            </w:r>
          </w:p>
          <w:p w14:paraId="27C318B7" w14:textId="77777777" w:rsidR="00AF726D" w:rsidRPr="00756A01" w:rsidRDefault="00AF726D" w:rsidP="000720F5">
            <w:pPr>
              <w:rPr>
                <w:rFonts w:ascii="Arial" w:hAnsi="Arial"/>
                <w:sz w:val="20"/>
              </w:rPr>
            </w:pPr>
            <w:r w:rsidRPr="00756A01">
              <w:rPr>
                <w:rFonts w:ascii="Arial" w:hAnsi="Arial"/>
                <w:sz w:val="20"/>
              </w:rPr>
              <w:t xml:space="preserve">Tel: 264 4211700 </w:t>
            </w:r>
            <w:proofErr w:type="spellStart"/>
            <w:r w:rsidRPr="00756A01">
              <w:rPr>
                <w:rFonts w:ascii="Arial" w:hAnsi="Arial"/>
                <w:sz w:val="20"/>
              </w:rPr>
              <w:t>ext</w:t>
            </w:r>
            <w:proofErr w:type="spellEnd"/>
            <w:r w:rsidRPr="00756A01">
              <w:rPr>
                <w:rFonts w:ascii="Arial" w:hAnsi="Arial"/>
                <w:sz w:val="20"/>
              </w:rPr>
              <w:t>: 354</w:t>
            </w:r>
          </w:p>
          <w:p w14:paraId="0297F33C" w14:textId="77777777" w:rsidR="00AF726D" w:rsidRPr="00756A01" w:rsidRDefault="00AF726D" w:rsidP="000720F5">
            <w:r w:rsidRPr="00756A01">
              <w:rPr>
                <w:rFonts w:ascii="Arial" w:hAnsi="Arial"/>
                <w:sz w:val="20"/>
              </w:rPr>
              <w:t>sec_dea@unsj.edu.ar</w:t>
            </w:r>
          </w:p>
        </w:tc>
      </w:tr>
    </w:tbl>
    <w:p w14:paraId="2E668D71" w14:textId="77777777" w:rsidR="004916F4" w:rsidRPr="00756A01" w:rsidRDefault="004916F4">
      <w:pPr>
        <w:sectPr w:rsidR="004916F4" w:rsidRPr="00756A01">
          <w:pgSz w:w="11907" w:h="16840" w:code="9"/>
          <w:pgMar w:top="284" w:right="748" w:bottom="414" w:left="618" w:header="720" w:footer="720" w:gutter="0"/>
          <w:cols w:space="720"/>
        </w:sectPr>
      </w:pPr>
    </w:p>
    <w:p w14:paraId="2F4CFC32" w14:textId="77777777" w:rsidR="00AF726D" w:rsidRPr="00756A01" w:rsidRDefault="00147F41" w:rsidP="00147F41">
      <w:pPr>
        <w:jc w:val="center"/>
      </w:pPr>
      <w:r w:rsidRPr="00756A01">
        <w:lastRenderedPageBreak/>
        <w:t>Índice</w:t>
      </w:r>
    </w:p>
    <w:p w14:paraId="3F621D4B" w14:textId="5E4267F0" w:rsidR="00FD0901" w:rsidRDefault="00F04D67">
      <w:pPr>
        <w:pStyle w:val="TOC1"/>
        <w:tabs>
          <w:tab w:val="right" w:leader="dot" w:pos="9062"/>
        </w:tabs>
        <w:rPr>
          <w:rFonts w:asciiTheme="minorHAnsi" w:eastAsiaTheme="minorEastAsia" w:hAnsiTheme="minorHAnsi" w:cstheme="minorBidi"/>
          <w:b w:val="0"/>
          <w:bCs w:val="0"/>
          <w:caps w:val="0"/>
          <w:noProof/>
          <w:szCs w:val="22"/>
          <w:lang w:eastAsia="es-AR"/>
        </w:rPr>
      </w:pPr>
      <w:r w:rsidRPr="00756A01">
        <w:fldChar w:fldCharType="begin"/>
      </w:r>
      <w:r w:rsidRPr="00756A01">
        <w:instrText xml:space="preserve"> TOC \o "1-3" \h \z \u </w:instrText>
      </w:r>
      <w:r w:rsidRPr="00756A01">
        <w:fldChar w:fldCharType="separate"/>
      </w:r>
      <w:hyperlink w:anchor="_Toc130769450" w:history="1">
        <w:r w:rsidR="00FD0901" w:rsidRPr="008070B7">
          <w:rPr>
            <w:rStyle w:val="Hyperlink"/>
            <w:noProof/>
          </w:rPr>
          <w:t>Introducción.</w:t>
        </w:r>
        <w:r w:rsidR="00FD0901">
          <w:rPr>
            <w:noProof/>
            <w:webHidden/>
          </w:rPr>
          <w:tab/>
        </w:r>
        <w:r w:rsidR="00FD0901">
          <w:rPr>
            <w:noProof/>
            <w:webHidden/>
          </w:rPr>
          <w:fldChar w:fldCharType="begin"/>
        </w:r>
        <w:r w:rsidR="00FD0901">
          <w:rPr>
            <w:noProof/>
            <w:webHidden/>
          </w:rPr>
          <w:instrText xml:space="preserve"> PAGEREF _Toc130769450 \h </w:instrText>
        </w:r>
        <w:r w:rsidR="00FD0901">
          <w:rPr>
            <w:noProof/>
            <w:webHidden/>
          </w:rPr>
        </w:r>
        <w:r w:rsidR="00FD0901">
          <w:rPr>
            <w:noProof/>
            <w:webHidden/>
          </w:rPr>
          <w:fldChar w:fldCharType="separate"/>
        </w:r>
        <w:r w:rsidR="00FD0901">
          <w:rPr>
            <w:noProof/>
            <w:webHidden/>
          </w:rPr>
          <w:t>3</w:t>
        </w:r>
        <w:r w:rsidR="00FD0901">
          <w:rPr>
            <w:noProof/>
            <w:webHidden/>
          </w:rPr>
          <w:fldChar w:fldCharType="end"/>
        </w:r>
      </w:hyperlink>
    </w:p>
    <w:p w14:paraId="320AA7CE" w14:textId="18A5B2F4"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1" w:history="1">
        <w:r w:rsidR="00FD0901" w:rsidRPr="008070B7">
          <w:rPr>
            <w:rStyle w:val="Hyperlink"/>
            <w:noProof/>
          </w:rPr>
          <w:t>1.1</w:t>
        </w:r>
        <w:r w:rsidR="00FD0901">
          <w:rPr>
            <w:rFonts w:asciiTheme="minorHAnsi" w:eastAsiaTheme="minorEastAsia" w:hAnsiTheme="minorHAnsi" w:cstheme="minorBidi"/>
            <w:smallCaps w:val="0"/>
            <w:noProof/>
            <w:szCs w:val="22"/>
            <w:lang w:eastAsia="es-AR"/>
          </w:rPr>
          <w:tab/>
        </w:r>
        <w:r w:rsidR="00FD0901" w:rsidRPr="008070B7">
          <w:rPr>
            <w:rStyle w:val="Hyperlink"/>
            <w:noProof/>
          </w:rPr>
          <w:t>Breve reseña histórica</w:t>
        </w:r>
        <w:r w:rsidR="00FD0901">
          <w:rPr>
            <w:noProof/>
            <w:webHidden/>
          </w:rPr>
          <w:tab/>
        </w:r>
        <w:r w:rsidR="00FD0901">
          <w:rPr>
            <w:noProof/>
            <w:webHidden/>
          </w:rPr>
          <w:fldChar w:fldCharType="begin"/>
        </w:r>
        <w:r w:rsidR="00FD0901">
          <w:rPr>
            <w:noProof/>
            <w:webHidden/>
          </w:rPr>
          <w:instrText xml:space="preserve"> PAGEREF _Toc130769451 \h </w:instrText>
        </w:r>
        <w:r w:rsidR="00FD0901">
          <w:rPr>
            <w:noProof/>
            <w:webHidden/>
          </w:rPr>
        </w:r>
        <w:r w:rsidR="00FD0901">
          <w:rPr>
            <w:noProof/>
            <w:webHidden/>
          </w:rPr>
          <w:fldChar w:fldCharType="separate"/>
        </w:r>
        <w:r w:rsidR="00FD0901">
          <w:rPr>
            <w:noProof/>
            <w:webHidden/>
          </w:rPr>
          <w:t>3</w:t>
        </w:r>
        <w:r w:rsidR="00FD0901">
          <w:rPr>
            <w:noProof/>
            <w:webHidden/>
          </w:rPr>
          <w:fldChar w:fldCharType="end"/>
        </w:r>
      </w:hyperlink>
    </w:p>
    <w:p w14:paraId="5DD45058" w14:textId="2EBECB48"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2" w:history="1">
        <w:r w:rsidR="00FD0901" w:rsidRPr="008070B7">
          <w:rPr>
            <w:rStyle w:val="Hyperlink"/>
            <w:noProof/>
          </w:rPr>
          <w:t>1.2</w:t>
        </w:r>
        <w:r w:rsidR="00FD0901">
          <w:rPr>
            <w:rFonts w:asciiTheme="minorHAnsi" w:eastAsiaTheme="minorEastAsia" w:hAnsiTheme="minorHAnsi" w:cstheme="minorBidi"/>
            <w:smallCaps w:val="0"/>
            <w:noProof/>
            <w:szCs w:val="22"/>
            <w:lang w:eastAsia="es-AR"/>
          </w:rPr>
          <w:tab/>
        </w:r>
        <w:r w:rsidR="00FD0901" w:rsidRPr="008070B7">
          <w:rPr>
            <w:rStyle w:val="Hyperlink"/>
            <w:noProof/>
          </w:rPr>
          <w:t>Estado del arte.</w:t>
        </w:r>
        <w:r w:rsidR="00FD0901">
          <w:rPr>
            <w:noProof/>
            <w:webHidden/>
          </w:rPr>
          <w:tab/>
        </w:r>
        <w:r w:rsidR="00FD0901">
          <w:rPr>
            <w:noProof/>
            <w:webHidden/>
          </w:rPr>
          <w:fldChar w:fldCharType="begin"/>
        </w:r>
        <w:r w:rsidR="00FD0901">
          <w:rPr>
            <w:noProof/>
            <w:webHidden/>
          </w:rPr>
          <w:instrText xml:space="preserve"> PAGEREF _Toc130769452 \h </w:instrText>
        </w:r>
        <w:r w:rsidR="00FD0901">
          <w:rPr>
            <w:noProof/>
            <w:webHidden/>
          </w:rPr>
        </w:r>
        <w:r w:rsidR="00FD0901">
          <w:rPr>
            <w:noProof/>
            <w:webHidden/>
          </w:rPr>
          <w:fldChar w:fldCharType="separate"/>
        </w:r>
        <w:r w:rsidR="00FD0901">
          <w:rPr>
            <w:noProof/>
            <w:webHidden/>
          </w:rPr>
          <w:t>4</w:t>
        </w:r>
        <w:r w:rsidR="00FD0901">
          <w:rPr>
            <w:noProof/>
            <w:webHidden/>
          </w:rPr>
          <w:fldChar w:fldCharType="end"/>
        </w:r>
      </w:hyperlink>
    </w:p>
    <w:p w14:paraId="351B16E3" w14:textId="31108B43"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3" w:history="1">
        <w:r w:rsidR="00FD0901" w:rsidRPr="008070B7">
          <w:rPr>
            <w:rStyle w:val="Hyperlink"/>
            <w:noProof/>
          </w:rPr>
          <w:t>1.3</w:t>
        </w:r>
        <w:r w:rsidR="00FD0901">
          <w:rPr>
            <w:rFonts w:asciiTheme="minorHAnsi" w:eastAsiaTheme="minorEastAsia" w:hAnsiTheme="minorHAnsi" w:cstheme="minorBidi"/>
            <w:smallCaps w:val="0"/>
            <w:noProof/>
            <w:szCs w:val="22"/>
            <w:lang w:eastAsia="es-AR"/>
          </w:rPr>
          <w:tab/>
        </w:r>
        <w:r w:rsidR="00FD0901" w:rsidRPr="008070B7">
          <w:rPr>
            <w:rStyle w:val="Hyperlink"/>
            <w:noProof/>
          </w:rPr>
          <w:t>Motivacion</w:t>
        </w:r>
        <w:r w:rsidR="00FD0901">
          <w:rPr>
            <w:noProof/>
            <w:webHidden/>
          </w:rPr>
          <w:tab/>
        </w:r>
        <w:r w:rsidR="00FD0901">
          <w:rPr>
            <w:noProof/>
            <w:webHidden/>
          </w:rPr>
          <w:fldChar w:fldCharType="begin"/>
        </w:r>
        <w:r w:rsidR="00FD0901">
          <w:rPr>
            <w:noProof/>
            <w:webHidden/>
          </w:rPr>
          <w:instrText xml:space="preserve"> PAGEREF _Toc130769453 \h </w:instrText>
        </w:r>
        <w:r w:rsidR="00FD0901">
          <w:rPr>
            <w:noProof/>
            <w:webHidden/>
          </w:rPr>
        </w:r>
        <w:r w:rsidR="00FD0901">
          <w:rPr>
            <w:noProof/>
            <w:webHidden/>
          </w:rPr>
          <w:fldChar w:fldCharType="separate"/>
        </w:r>
        <w:r w:rsidR="00FD0901">
          <w:rPr>
            <w:noProof/>
            <w:webHidden/>
          </w:rPr>
          <w:t>5</w:t>
        </w:r>
        <w:r w:rsidR="00FD0901">
          <w:rPr>
            <w:noProof/>
            <w:webHidden/>
          </w:rPr>
          <w:fldChar w:fldCharType="end"/>
        </w:r>
      </w:hyperlink>
    </w:p>
    <w:p w14:paraId="6B49D0EA" w14:textId="5DFC4ACA" w:rsidR="00FD0901" w:rsidRDefault="00000000">
      <w:pPr>
        <w:pStyle w:val="TOC1"/>
        <w:tabs>
          <w:tab w:val="left" w:pos="1619"/>
          <w:tab w:val="right" w:leader="dot" w:pos="9062"/>
        </w:tabs>
        <w:rPr>
          <w:rFonts w:asciiTheme="minorHAnsi" w:eastAsiaTheme="minorEastAsia" w:hAnsiTheme="minorHAnsi" w:cstheme="minorBidi"/>
          <w:b w:val="0"/>
          <w:bCs w:val="0"/>
          <w:caps w:val="0"/>
          <w:noProof/>
          <w:szCs w:val="22"/>
          <w:lang w:eastAsia="es-AR"/>
        </w:rPr>
      </w:pPr>
      <w:hyperlink w:anchor="_Toc130769454" w:history="1">
        <w:r w:rsidR="00FD0901" w:rsidRPr="008070B7">
          <w:rPr>
            <w:rStyle w:val="Hyperlink"/>
            <w:noProof/>
          </w:rPr>
          <w:t>Capítulo 2:</w:t>
        </w:r>
        <w:r w:rsidR="00FD0901">
          <w:rPr>
            <w:rFonts w:asciiTheme="minorHAnsi" w:eastAsiaTheme="minorEastAsia" w:hAnsiTheme="minorHAnsi" w:cstheme="minorBidi"/>
            <w:b w:val="0"/>
            <w:bCs w:val="0"/>
            <w:caps w:val="0"/>
            <w:noProof/>
            <w:szCs w:val="22"/>
            <w:lang w:eastAsia="es-AR"/>
          </w:rPr>
          <w:tab/>
        </w:r>
        <w:r w:rsidR="00FD0901" w:rsidRPr="008070B7">
          <w:rPr>
            <w:rStyle w:val="Hyperlink"/>
            <w:noProof/>
          </w:rPr>
          <w:t>Internet.</w:t>
        </w:r>
        <w:r w:rsidR="00FD0901">
          <w:rPr>
            <w:noProof/>
            <w:webHidden/>
          </w:rPr>
          <w:tab/>
        </w:r>
        <w:r w:rsidR="00FD0901">
          <w:rPr>
            <w:noProof/>
            <w:webHidden/>
          </w:rPr>
          <w:fldChar w:fldCharType="begin"/>
        </w:r>
        <w:r w:rsidR="00FD0901">
          <w:rPr>
            <w:noProof/>
            <w:webHidden/>
          </w:rPr>
          <w:instrText xml:space="preserve"> PAGEREF _Toc130769454 \h </w:instrText>
        </w:r>
        <w:r w:rsidR="00FD0901">
          <w:rPr>
            <w:noProof/>
            <w:webHidden/>
          </w:rPr>
        </w:r>
        <w:r w:rsidR="00FD0901">
          <w:rPr>
            <w:noProof/>
            <w:webHidden/>
          </w:rPr>
          <w:fldChar w:fldCharType="separate"/>
        </w:r>
        <w:r w:rsidR="00FD0901">
          <w:rPr>
            <w:noProof/>
            <w:webHidden/>
          </w:rPr>
          <w:t>6</w:t>
        </w:r>
        <w:r w:rsidR="00FD0901">
          <w:rPr>
            <w:noProof/>
            <w:webHidden/>
          </w:rPr>
          <w:fldChar w:fldCharType="end"/>
        </w:r>
      </w:hyperlink>
    </w:p>
    <w:p w14:paraId="09E081AB" w14:textId="211A26A9"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5" w:history="1">
        <w:r w:rsidR="00FD0901" w:rsidRPr="008070B7">
          <w:rPr>
            <w:rStyle w:val="Hyperlink"/>
            <w:noProof/>
          </w:rPr>
          <w:t>2.1</w:t>
        </w:r>
        <w:r w:rsidR="00FD0901">
          <w:rPr>
            <w:rFonts w:asciiTheme="minorHAnsi" w:eastAsiaTheme="minorEastAsia" w:hAnsiTheme="minorHAnsi" w:cstheme="minorBidi"/>
            <w:smallCaps w:val="0"/>
            <w:noProof/>
            <w:szCs w:val="22"/>
            <w:lang w:eastAsia="es-AR"/>
          </w:rPr>
          <w:tab/>
        </w:r>
        <w:r w:rsidR="00FD0901" w:rsidRPr="008070B7">
          <w:rPr>
            <w:rStyle w:val="Hyperlink"/>
            <w:noProof/>
          </w:rPr>
          <w:t>Servicios web 1.</w:t>
        </w:r>
        <w:r w:rsidR="00FD0901">
          <w:rPr>
            <w:noProof/>
            <w:webHidden/>
          </w:rPr>
          <w:tab/>
        </w:r>
        <w:r w:rsidR="00FD0901">
          <w:rPr>
            <w:noProof/>
            <w:webHidden/>
          </w:rPr>
          <w:fldChar w:fldCharType="begin"/>
        </w:r>
        <w:r w:rsidR="00FD0901">
          <w:rPr>
            <w:noProof/>
            <w:webHidden/>
          </w:rPr>
          <w:instrText xml:space="preserve"> PAGEREF _Toc130769455 \h </w:instrText>
        </w:r>
        <w:r w:rsidR="00FD0901">
          <w:rPr>
            <w:noProof/>
            <w:webHidden/>
          </w:rPr>
        </w:r>
        <w:r w:rsidR="00FD0901">
          <w:rPr>
            <w:noProof/>
            <w:webHidden/>
          </w:rPr>
          <w:fldChar w:fldCharType="separate"/>
        </w:r>
        <w:r w:rsidR="00FD0901">
          <w:rPr>
            <w:noProof/>
            <w:webHidden/>
          </w:rPr>
          <w:t>6</w:t>
        </w:r>
        <w:r w:rsidR="00FD0901">
          <w:rPr>
            <w:noProof/>
            <w:webHidden/>
          </w:rPr>
          <w:fldChar w:fldCharType="end"/>
        </w:r>
      </w:hyperlink>
    </w:p>
    <w:p w14:paraId="04DB3CE4" w14:textId="21B3A903"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6" w:history="1">
        <w:r w:rsidR="00FD0901" w:rsidRPr="008070B7">
          <w:rPr>
            <w:rStyle w:val="Hyperlink"/>
            <w:noProof/>
          </w:rPr>
          <w:t>2.2</w:t>
        </w:r>
        <w:r w:rsidR="00FD0901">
          <w:rPr>
            <w:rFonts w:asciiTheme="minorHAnsi" w:eastAsiaTheme="minorEastAsia" w:hAnsiTheme="minorHAnsi" w:cstheme="minorBidi"/>
            <w:smallCaps w:val="0"/>
            <w:noProof/>
            <w:szCs w:val="22"/>
            <w:lang w:eastAsia="es-AR"/>
          </w:rPr>
          <w:tab/>
        </w:r>
        <w:r w:rsidR="00FD0901" w:rsidRPr="008070B7">
          <w:rPr>
            <w:rStyle w:val="Hyperlink"/>
            <w:noProof/>
          </w:rPr>
          <w:t>http</w:t>
        </w:r>
        <w:r w:rsidR="00FD0901">
          <w:rPr>
            <w:noProof/>
            <w:webHidden/>
          </w:rPr>
          <w:tab/>
        </w:r>
        <w:r w:rsidR="00FD0901">
          <w:rPr>
            <w:noProof/>
            <w:webHidden/>
          </w:rPr>
          <w:fldChar w:fldCharType="begin"/>
        </w:r>
        <w:r w:rsidR="00FD0901">
          <w:rPr>
            <w:noProof/>
            <w:webHidden/>
          </w:rPr>
          <w:instrText xml:space="preserve"> PAGEREF _Toc130769456 \h </w:instrText>
        </w:r>
        <w:r w:rsidR="00FD0901">
          <w:rPr>
            <w:noProof/>
            <w:webHidden/>
          </w:rPr>
        </w:r>
        <w:r w:rsidR="00FD0901">
          <w:rPr>
            <w:noProof/>
            <w:webHidden/>
          </w:rPr>
          <w:fldChar w:fldCharType="separate"/>
        </w:r>
        <w:r w:rsidR="00FD0901">
          <w:rPr>
            <w:noProof/>
            <w:webHidden/>
          </w:rPr>
          <w:t>6</w:t>
        </w:r>
        <w:r w:rsidR="00FD0901">
          <w:rPr>
            <w:noProof/>
            <w:webHidden/>
          </w:rPr>
          <w:fldChar w:fldCharType="end"/>
        </w:r>
      </w:hyperlink>
    </w:p>
    <w:p w14:paraId="69BB9A0B" w14:textId="2B806441" w:rsidR="00FD0901" w:rsidRDefault="00000000">
      <w:pPr>
        <w:pStyle w:val="TOC3"/>
        <w:tabs>
          <w:tab w:val="left" w:pos="1200"/>
          <w:tab w:val="right" w:leader="dot" w:pos="9062"/>
        </w:tabs>
        <w:rPr>
          <w:rFonts w:asciiTheme="minorHAnsi" w:eastAsiaTheme="minorEastAsia" w:hAnsiTheme="minorHAnsi" w:cstheme="minorBidi"/>
          <w:i w:val="0"/>
          <w:iCs w:val="0"/>
          <w:noProof/>
          <w:szCs w:val="22"/>
          <w:lang w:eastAsia="es-AR"/>
        </w:rPr>
      </w:pPr>
      <w:hyperlink w:anchor="_Toc130769457" w:history="1">
        <w:r w:rsidR="00FD0901" w:rsidRPr="008070B7">
          <w:rPr>
            <w:rStyle w:val="Hyperlink"/>
            <w:noProof/>
          </w:rPr>
          <w:t>2.2.1</w:t>
        </w:r>
        <w:r w:rsidR="00FD0901">
          <w:rPr>
            <w:rFonts w:asciiTheme="minorHAnsi" w:eastAsiaTheme="minorEastAsia" w:hAnsiTheme="minorHAnsi" w:cstheme="minorBidi"/>
            <w:i w:val="0"/>
            <w:iCs w:val="0"/>
            <w:noProof/>
            <w:szCs w:val="22"/>
            <w:lang w:eastAsia="es-AR"/>
          </w:rPr>
          <w:tab/>
        </w:r>
        <w:r w:rsidR="00FD0901" w:rsidRPr="008070B7">
          <w:rPr>
            <w:rStyle w:val="Hyperlink"/>
            <w:noProof/>
          </w:rPr>
          <w:t>Mensajes HTTP</w:t>
        </w:r>
        <w:r w:rsidR="00FD0901">
          <w:rPr>
            <w:noProof/>
            <w:webHidden/>
          </w:rPr>
          <w:tab/>
        </w:r>
        <w:r w:rsidR="00FD0901">
          <w:rPr>
            <w:noProof/>
            <w:webHidden/>
          </w:rPr>
          <w:fldChar w:fldCharType="begin"/>
        </w:r>
        <w:r w:rsidR="00FD0901">
          <w:rPr>
            <w:noProof/>
            <w:webHidden/>
          </w:rPr>
          <w:instrText xml:space="preserve"> PAGEREF _Toc130769457 \h </w:instrText>
        </w:r>
        <w:r w:rsidR="00FD0901">
          <w:rPr>
            <w:noProof/>
            <w:webHidden/>
          </w:rPr>
        </w:r>
        <w:r w:rsidR="00FD0901">
          <w:rPr>
            <w:noProof/>
            <w:webHidden/>
          </w:rPr>
          <w:fldChar w:fldCharType="separate"/>
        </w:r>
        <w:r w:rsidR="00FD0901">
          <w:rPr>
            <w:noProof/>
            <w:webHidden/>
          </w:rPr>
          <w:t>7</w:t>
        </w:r>
        <w:r w:rsidR="00FD0901">
          <w:rPr>
            <w:noProof/>
            <w:webHidden/>
          </w:rPr>
          <w:fldChar w:fldCharType="end"/>
        </w:r>
      </w:hyperlink>
    </w:p>
    <w:p w14:paraId="5D118012" w14:textId="33ACFDA1" w:rsidR="00FD0901" w:rsidRDefault="00000000">
      <w:pPr>
        <w:pStyle w:val="TOC3"/>
        <w:tabs>
          <w:tab w:val="left" w:pos="1200"/>
          <w:tab w:val="right" w:leader="dot" w:pos="9062"/>
        </w:tabs>
        <w:rPr>
          <w:rFonts w:asciiTheme="minorHAnsi" w:eastAsiaTheme="minorEastAsia" w:hAnsiTheme="minorHAnsi" w:cstheme="minorBidi"/>
          <w:i w:val="0"/>
          <w:iCs w:val="0"/>
          <w:noProof/>
          <w:szCs w:val="22"/>
          <w:lang w:eastAsia="es-AR"/>
        </w:rPr>
      </w:pPr>
      <w:hyperlink w:anchor="_Toc130769458" w:history="1">
        <w:r w:rsidR="00FD0901" w:rsidRPr="008070B7">
          <w:rPr>
            <w:rStyle w:val="Hyperlink"/>
            <w:noProof/>
          </w:rPr>
          <w:t>2.2.2</w:t>
        </w:r>
        <w:r w:rsidR="00FD0901">
          <w:rPr>
            <w:rFonts w:asciiTheme="minorHAnsi" w:eastAsiaTheme="minorEastAsia" w:hAnsiTheme="minorHAnsi" w:cstheme="minorBidi"/>
            <w:i w:val="0"/>
            <w:iCs w:val="0"/>
            <w:noProof/>
            <w:szCs w:val="22"/>
            <w:lang w:eastAsia="es-AR"/>
          </w:rPr>
          <w:tab/>
        </w:r>
        <w:r w:rsidR="00FD0901" w:rsidRPr="008070B7">
          <w:rPr>
            <w:rStyle w:val="Hyperlink"/>
            <w:noProof/>
          </w:rPr>
          <w:t>HTTPS</w:t>
        </w:r>
        <w:r w:rsidR="00FD0901">
          <w:rPr>
            <w:noProof/>
            <w:webHidden/>
          </w:rPr>
          <w:tab/>
        </w:r>
        <w:r w:rsidR="00FD0901">
          <w:rPr>
            <w:noProof/>
            <w:webHidden/>
          </w:rPr>
          <w:fldChar w:fldCharType="begin"/>
        </w:r>
        <w:r w:rsidR="00FD0901">
          <w:rPr>
            <w:noProof/>
            <w:webHidden/>
          </w:rPr>
          <w:instrText xml:space="preserve"> PAGEREF _Toc130769458 \h </w:instrText>
        </w:r>
        <w:r w:rsidR="00FD0901">
          <w:rPr>
            <w:noProof/>
            <w:webHidden/>
          </w:rPr>
        </w:r>
        <w:r w:rsidR="00FD0901">
          <w:rPr>
            <w:noProof/>
            <w:webHidden/>
          </w:rPr>
          <w:fldChar w:fldCharType="separate"/>
        </w:r>
        <w:r w:rsidR="00FD0901">
          <w:rPr>
            <w:noProof/>
            <w:webHidden/>
          </w:rPr>
          <w:t>9</w:t>
        </w:r>
        <w:r w:rsidR="00FD0901">
          <w:rPr>
            <w:noProof/>
            <w:webHidden/>
          </w:rPr>
          <w:fldChar w:fldCharType="end"/>
        </w:r>
      </w:hyperlink>
    </w:p>
    <w:p w14:paraId="036B17D9" w14:textId="538CA1A6"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9" w:history="1">
        <w:r w:rsidR="00FD0901" w:rsidRPr="008070B7">
          <w:rPr>
            <w:rStyle w:val="Hyperlink"/>
            <w:noProof/>
          </w:rPr>
          <w:t>2.3</w:t>
        </w:r>
        <w:r w:rsidR="00FD0901">
          <w:rPr>
            <w:rFonts w:asciiTheme="minorHAnsi" w:eastAsiaTheme="minorEastAsia" w:hAnsiTheme="minorHAnsi" w:cstheme="minorBidi"/>
            <w:smallCaps w:val="0"/>
            <w:noProof/>
            <w:szCs w:val="22"/>
            <w:lang w:eastAsia="es-AR"/>
          </w:rPr>
          <w:tab/>
        </w:r>
        <w:r w:rsidR="00FD0901" w:rsidRPr="008070B7">
          <w:rPr>
            <w:rStyle w:val="Hyperlink"/>
            <w:noProof/>
          </w:rPr>
          <w:t>Back end.</w:t>
        </w:r>
        <w:r w:rsidR="00FD0901">
          <w:rPr>
            <w:noProof/>
            <w:webHidden/>
          </w:rPr>
          <w:tab/>
        </w:r>
        <w:r w:rsidR="00FD0901">
          <w:rPr>
            <w:noProof/>
            <w:webHidden/>
          </w:rPr>
          <w:fldChar w:fldCharType="begin"/>
        </w:r>
        <w:r w:rsidR="00FD0901">
          <w:rPr>
            <w:noProof/>
            <w:webHidden/>
          </w:rPr>
          <w:instrText xml:space="preserve"> PAGEREF _Toc130769459 \h </w:instrText>
        </w:r>
        <w:r w:rsidR="00FD0901">
          <w:rPr>
            <w:noProof/>
            <w:webHidden/>
          </w:rPr>
        </w:r>
        <w:r w:rsidR="00FD0901">
          <w:rPr>
            <w:noProof/>
            <w:webHidden/>
          </w:rPr>
          <w:fldChar w:fldCharType="separate"/>
        </w:r>
        <w:r w:rsidR="00FD0901">
          <w:rPr>
            <w:noProof/>
            <w:webHidden/>
          </w:rPr>
          <w:t>10</w:t>
        </w:r>
        <w:r w:rsidR="00FD0901">
          <w:rPr>
            <w:noProof/>
            <w:webHidden/>
          </w:rPr>
          <w:fldChar w:fldCharType="end"/>
        </w:r>
      </w:hyperlink>
    </w:p>
    <w:p w14:paraId="3E7E8320" w14:textId="6D6A53CD"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0" w:history="1">
        <w:r w:rsidR="00FD0901" w:rsidRPr="008070B7">
          <w:rPr>
            <w:rStyle w:val="Hyperlink"/>
            <w:noProof/>
          </w:rPr>
          <w:t>2.4</w:t>
        </w:r>
        <w:r w:rsidR="00FD0901">
          <w:rPr>
            <w:rFonts w:asciiTheme="minorHAnsi" w:eastAsiaTheme="minorEastAsia" w:hAnsiTheme="minorHAnsi" w:cstheme="minorBidi"/>
            <w:smallCaps w:val="0"/>
            <w:noProof/>
            <w:szCs w:val="22"/>
            <w:lang w:eastAsia="es-AR"/>
          </w:rPr>
          <w:tab/>
        </w:r>
        <w:r w:rsidR="00FD0901" w:rsidRPr="008070B7">
          <w:rPr>
            <w:rStyle w:val="Hyperlink"/>
            <w:noProof/>
          </w:rPr>
          <w:t>Front end.</w:t>
        </w:r>
        <w:r w:rsidR="00FD0901">
          <w:rPr>
            <w:noProof/>
            <w:webHidden/>
          </w:rPr>
          <w:tab/>
        </w:r>
        <w:r w:rsidR="00FD0901">
          <w:rPr>
            <w:noProof/>
            <w:webHidden/>
          </w:rPr>
          <w:fldChar w:fldCharType="begin"/>
        </w:r>
        <w:r w:rsidR="00FD0901">
          <w:rPr>
            <w:noProof/>
            <w:webHidden/>
          </w:rPr>
          <w:instrText xml:space="preserve"> PAGEREF _Toc130769460 \h </w:instrText>
        </w:r>
        <w:r w:rsidR="00FD0901">
          <w:rPr>
            <w:noProof/>
            <w:webHidden/>
          </w:rPr>
        </w:r>
        <w:r w:rsidR="00FD0901">
          <w:rPr>
            <w:noProof/>
            <w:webHidden/>
          </w:rPr>
          <w:fldChar w:fldCharType="separate"/>
        </w:r>
        <w:r w:rsidR="00FD0901">
          <w:rPr>
            <w:noProof/>
            <w:webHidden/>
          </w:rPr>
          <w:t>11</w:t>
        </w:r>
        <w:r w:rsidR="00FD0901">
          <w:rPr>
            <w:noProof/>
            <w:webHidden/>
          </w:rPr>
          <w:fldChar w:fldCharType="end"/>
        </w:r>
      </w:hyperlink>
    </w:p>
    <w:p w14:paraId="16792B4F" w14:textId="050CD106"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1" w:history="1">
        <w:r w:rsidR="00FD0901" w:rsidRPr="008070B7">
          <w:rPr>
            <w:rStyle w:val="Hyperlink"/>
            <w:noProof/>
          </w:rPr>
          <w:t>2.5</w:t>
        </w:r>
        <w:r w:rsidR="00FD0901">
          <w:rPr>
            <w:rFonts w:asciiTheme="minorHAnsi" w:eastAsiaTheme="minorEastAsia" w:hAnsiTheme="minorHAnsi" w:cstheme="minorBidi"/>
            <w:smallCaps w:val="0"/>
            <w:noProof/>
            <w:szCs w:val="22"/>
            <w:lang w:eastAsia="es-AR"/>
          </w:rPr>
          <w:tab/>
        </w:r>
        <w:r w:rsidR="00FD0901" w:rsidRPr="008070B7">
          <w:rPr>
            <w:rStyle w:val="Hyperlink"/>
            <w:noProof/>
          </w:rPr>
          <w:t>Base de datos</w:t>
        </w:r>
        <w:r w:rsidR="00FD0901">
          <w:rPr>
            <w:noProof/>
            <w:webHidden/>
          </w:rPr>
          <w:tab/>
        </w:r>
        <w:r w:rsidR="00FD0901">
          <w:rPr>
            <w:noProof/>
            <w:webHidden/>
          </w:rPr>
          <w:fldChar w:fldCharType="begin"/>
        </w:r>
        <w:r w:rsidR="00FD0901">
          <w:rPr>
            <w:noProof/>
            <w:webHidden/>
          </w:rPr>
          <w:instrText xml:space="preserve"> PAGEREF _Toc130769461 \h </w:instrText>
        </w:r>
        <w:r w:rsidR="00FD0901">
          <w:rPr>
            <w:noProof/>
            <w:webHidden/>
          </w:rPr>
        </w:r>
        <w:r w:rsidR="00FD0901">
          <w:rPr>
            <w:noProof/>
            <w:webHidden/>
          </w:rPr>
          <w:fldChar w:fldCharType="separate"/>
        </w:r>
        <w:r w:rsidR="00FD0901">
          <w:rPr>
            <w:noProof/>
            <w:webHidden/>
          </w:rPr>
          <w:t>12</w:t>
        </w:r>
        <w:r w:rsidR="00FD0901">
          <w:rPr>
            <w:noProof/>
            <w:webHidden/>
          </w:rPr>
          <w:fldChar w:fldCharType="end"/>
        </w:r>
      </w:hyperlink>
    </w:p>
    <w:p w14:paraId="417F3085" w14:textId="5245EF5F"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2" w:history="1">
        <w:r w:rsidR="00FD0901" w:rsidRPr="008070B7">
          <w:rPr>
            <w:rStyle w:val="Hyperlink"/>
            <w:noProof/>
          </w:rPr>
          <w:t>2.6</w:t>
        </w:r>
        <w:r w:rsidR="00FD0901">
          <w:rPr>
            <w:rFonts w:asciiTheme="minorHAnsi" w:eastAsiaTheme="minorEastAsia" w:hAnsiTheme="minorHAnsi" w:cstheme="minorBidi"/>
            <w:smallCaps w:val="0"/>
            <w:noProof/>
            <w:szCs w:val="22"/>
            <w:lang w:eastAsia="es-AR"/>
          </w:rPr>
          <w:tab/>
        </w:r>
        <w:r w:rsidR="00FD0901" w:rsidRPr="008070B7">
          <w:rPr>
            <w:rStyle w:val="Hyperlink"/>
            <w:noProof/>
          </w:rPr>
          <w:t>API</w:t>
        </w:r>
        <w:r w:rsidR="00FD0901">
          <w:rPr>
            <w:noProof/>
            <w:webHidden/>
          </w:rPr>
          <w:tab/>
        </w:r>
        <w:r w:rsidR="00FD0901">
          <w:rPr>
            <w:noProof/>
            <w:webHidden/>
          </w:rPr>
          <w:fldChar w:fldCharType="begin"/>
        </w:r>
        <w:r w:rsidR="00FD0901">
          <w:rPr>
            <w:noProof/>
            <w:webHidden/>
          </w:rPr>
          <w:instrText xml:space="preserve"> PAGEREF _Toc130769462 \h </w:instrText>
        </w:r>
        <w:r w:rsidR="00FD0901">
          <w:rPr>
            <w:noProof/>
            <w:webHidden/>
          </w:rPr>
        </w:r>
        <w:r w:rsidR="00FD0901">
          <w:rPr>
            <w:noProof/>
            <w:webHidden/>
          </w:rPr>
          <w:fldChar w:fldCharType="separate"/>
        </w:r>
        <w:r w:rsidR="00FD0901">
          <w:rPr>
            <w:noProof/>
            <w:webHidden/>
          </w:rPr>
          <w:t>13</w:t>
        </w:r>
        <w:r w:rsidR="00FD0901">
          <w:rPr>
            <w:noProof/>
            <w:webHidden/>
          </w:rPr>
          <w:fldChar w:fldCharType="end"/>
        </w:r>
      </w:hyperlink>
    </w:p>
    <w:p w14:paraId="47752858" w14:textId="1A440478"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63" w:history="1">
        <w:r w:rsidR="00FD0901" w:rsidRPr="008070B7">
          <w:rPr>
            <w:rStyle w:val="Hyperlink"/>
            <w:noProof/>
          </w:rPr>
          <w:t>Capitulo 3: Redes neuronales</w:t>
        </w:r>
        <w:r w:rsidR="00FD0901">
          <w:rPr>
            <w:noProof/>
            <w:webHidden/>
          </w:rPr>
          <w:tab/>
        </w:r>
        <w:r w:rsidR="00FD0901">
          <w:rPr>
            <w:noProof/>
            <w:webHidden/>
          </w:rPr>
          <w:fldChar w:fldCharType="begin"/>
        </w:r>
        <w:r w:rsidR="00FD0901">
          <w:rPr>
            <w:noProof/>
            <w:webHidden/>
          </w:rPr>
          <w:instrText xml:space="preserve"> PAGEREF _Toc130769463 \h </w:instrText>
        </w:r>
        <w:r w:rsidR="00FD0901">
          <w:rPr>
            <w:noProof/>
            <w:webHidden/>
          </w:rPr>
        </w:r>
        <w:r w:rsidR="00FD0901">
          <w:rPr>
            <w:noProof/>
            <w:webHidden/>
          </w:rPr>
          <w:fldChar w:fldCharType="separate"/>
        </w:r>
        <w:r w:rsidR="00FD0901">
          <w:rPr>
            <w:noProof/>
            <w:webHidden/>
          </w:rPr>
          <w:t>14</w:t>
        </w:r>
        <w:r w:rsidR="00FD0901">
          <w:rPr>
            <w:noProof/>
            <w:webHidden/>
          </w:rPr>
          <w:fldChar w:fldCharType="end"/>
        </w:r>
      </w:hyperlink>
    </w:p>
    <w:p w14:paraId="7499A37D" w14:textId="7DC28091"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64" w:history="1">
        <w:r w:rsidR="00FD0901" w:rsidRPr="008070B7">
          <w:rPr>
            <w:rStyle w:val="Hyperlink"/>
            <w:rFonts w:ascii="Arial" w:hAnsi="Arial"/>
            <w:noProof/>
            <w:lang w:val="en-US"/>
          </w:rPr>
          <w:t>Capítulo 3:</w:t>
        </w:r>
        <w:r w:rsidR="00FD0901">
          <w:rPr>
            <w:noProof/>
            <w:webHidden/>
          </w:rPr>
          <w:tab/>
        </w:r>
        <w:r w:rsidR="00FD0901">
          <w:rPr>
            <w:noProof/>
            <w:webHidden/>
          </w:rPr>
          <w:fldChar w:fldCharType="begin"/>
        </w:r>
        <w:r w:rsidR="00FD0901">
          <w:rPr>
            <w:noProof/>
            <w:webHidden/>
          </w:rPr>
          <w:instrText xml:space="preserve"> PAGEREF _Toc130769464 \h </w:instrText>
        </w:r>
        <w:r w:rsidR="00FD0901">
          <w:rPr>
            <w:noProof/>
            <w:webHidden/>
          </w:rPr>
        </w:r>
        <w:r w:rsidR="00FD0901">
          <w:rPr>
            <w:noProof/>
            <w:webHidden/>
          </w:rPr>
          <w:fldChar w:fldCharType="separate"/>
        </w:r>
        <w:r w:rsidR="00FD0901">
          <w:rPr>
            <w:noProof/>
            <w:webHidden/>
          </w:rPr>
          <w:t>14</w:t>
        </w:r>
        <w:r w:rsidR="00FD0901">
          <w:rPr>
            <w:noProof/>
            <w:webHidden/>
          </w:rPr>
          <w:fldChar w:fldCharType="end"/>
        </w:r>
      </w:hyperlink>
    </w:p>
    <w:p w14:paraId="4521E55A" w14:textId="349F6A4F"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5" w:history="1">
        <w:r w:rsidR="00FD0901" w:rsidRPr="008070B7">
          <w:rPr>
            <w:rStyle w:val="Hyperlink"/>
            <w:noProof/>
          </w:rPr>
          <w:t>3.1</w:t>
        </w:r>
        <w:r w:rsidR="00FD0901">
          <w:rPr>
            <w:rFonts w:asciiTheme="minorHAnsi" w:eastAsiaTheme="minorEastAsia" w:hAnsiTheme="minorHAnsi" w:cstheme="minorBidi"/>
            <w:smallCaps w:val="0"/>
            <w:noProof/>
            <w:szCs w:val="22"/>
            <w:lang w:eastAsia="es-AR"/>
          </w:rPr>
          <w:tab/>
        </w:r>
        <w:r w:rsidR="00FD0901" w:rsidRPr="008070B7">
          <w:rPr>
            <w:rStyle w:val="Hyperlink"/>
            <w:noProof/>
          </w:rPr>
          <w:t>¿qué es la inteligencia?</w:t>
        </w:r>
        <w:r w:rsidR="00FD0901">
          <w:rPr>
            <w:noProof/>
            <w:webHidden/>
          </w:rPr>
          <w:tab/>
        </w:r>
        <w:r w:rsidR="00FD0901">
          <w:rPr>
            <w:noProof/>
            <w:webHidden/>
          </w:rPr>
          <w:fldChar w:fldCharType="begin"/>
        </w:r>
        <w:r w:rsidR="00FD0901">
          <w:rPr>
            <w:noProof/>
            <w:webHidden/>
          </w:rPr>
          <w:instrText xml:space="preserve"> PAGEREF _Toc130769465 \h </w:instrText>
        </w:r>
        <w:r w:rsidR="00FD0901">
          <w:rPr>
            <w:noProof/>
            <w:webHidden/>
          </w:rPr>
        </w:r>
        <w:r w:rsidR="00FD0901">
          <w:rPr>
            <w:noProof/>
            <w:webHidden/>
          </w:rPr>
          <w:fldChar w:fldCharType="separate"/>
        </w:r>
        <w:r w:rsidR="00FD0901">
          <w:rPr>
            <w:noProof/>
            <w:webHidden/>
          </w:rPr>
          <w:t>14</w:t>
        </w:r>
        <w:r w:rsidR="00FD0901">
          <w:rPr>
            <w:noProof/>
            <w:webHidden/>
          </w:rPr>
          <w:fldChar w:fldCharType="end"/>
        </w:r>
      </w:hyperlink>
    </w:p>
    <w:p w14:paraId="406879BF" w14:textId="221FE0C8"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6" w:history="1">
        <w:r w:rsidR="00FD0901" w:rsidRPr="008070B7">
          <w:rPr>
            <w:rStyle w:val="Hyperlink"/>
            <w:noProof/>
          </w:rPr>
          <w:t>3.2</w:t>
        </w:r>
        <w:r w:rsidR="00FD0901">
          <w:rPr>
            <w:rFonts w:asciiTheme="minorHAnsi" w:eastAsiaTheme="minorEastAsia" w:hAnsiTheme="minorHAnsi" w:cstheme="minorBidi"/>
            <w:smallCaps w:val="0"/>
            <w:noProof/>
            <w:szCs w:val="22"/>
            <w:lang w:eastAsia="es-AR"/>
          </w:rPr>
          <w:tab/>
        </w:r>
        <w:r w:rsidR="00FD0901" w:rsidRPr="008070B7">
          <w:rPr>
            <w:rStyle w:val="Hyperlink"/>
            <w:noProof/>
          </w:rPr>
          <w:t>¿cómo aprenden las máquinas?</w:t>
        </w:r>
        <w:r w:rsidR="00FD0901">
          <w:rPr>
            <w:noProof/>
            <w:webHidden/>
          </w:rPr>
          <w:tab/>
        </w:r>
        <w:r w:rsidR="00FD0901">
          <w:rPr>
            <w:noProof/>
            <w:webHidden/>
          </w:rPr>
          <w:fldChar w:fldCharType="begin"/>
        </w:r>
        <w:r w:rsidR="00FD0901">
          <w:rPr>
            <w:noProof/>
            <w:webHidden/>
          </w:rPr>
          <w:instrText xml:space="preserve"> PAGEREF _Toc130769466 \h </w:instrText>
        </w:r>
        <w:r w:rsidR="00FD0901">
          <w:rPr>
            <w:noProof/>
            <w:webHidden/>
          </w:rPr>
        </w:r>
        <w:r w:rsidR="00FD0901">
          <w:rPr>
            <w:noProof/>
            <w:webHidden/>
          </w:rPr>
          <w:fldChar w:fldCharType="separate"/>
        </w:r>
        <w:r w:rsidR="00FD0901">
          <w:rPr>
            <w:noProof/>
            <w:webHidden/>
          </w:rPr>
          <w:t>16</w:t>
        </w:r>
        <w:r w:rsidR="00FD0901">
          <w:rPr>
            <w:noProof/>
            <w:webHidden/>
          </w:rPr>
          <w:fldChar w:fldCharType="end"/>
        </w:r>
      </w:hyperlink>
    </w:p>
    <w:p w14:paraId="03137C3E" w14:textId="13B03A58" w:rsidR="00FD0901" w:rsidRDefault="00000000">
      <w:pPr>
        <w:pStyle w:val="TOC3"/>
        <w:tabs>
          <w:tab w:val="left" w:pos="1200"/>
          <w:tab w:val="right" w:leader="dot" w:pos="9062"/>
        </w:tabs>
        <w:rPr>
          <w:rFonts w:asciiTheme="minorHAnsi" w:eastAsiaTheme="minorEastAsia" w:hAnsiTheme="minorHAnsi" w:cstheme="minorBidi"/>
          <w:i w:val="0"/>
          <w:iCs w:val="0"/>
          <w:noProof/>
          <w:szCs w:val="22"/>
          <w:lang w:eastAsia="es-AR"/>
        </w:rPr>
      </w:pPr>
      <w:hyperlink w:anchor="_Toc130769467" w:history="1">
        <w:r w:rsidR="00FD0901" w:rsidRPr="008070B7">
          <w:rPr>
            <w:rStyle w:val="Hyperlink"/>
            <w:noProof/>
          </w:rPr>
          <w:t>3.2.1</w:t>
        </w:r>
        <w:r w:rsidR="00FD0901">
          <w:rPr>
            <w:rFonts w:asciiTheme="minorHAnsi" w:eastAsiaTheme="minorEastAsia" w:hAnsiTheme="minorHAnsi" w:cstheme="minorBidi"/>
            <w:i w:val="0"/>
            <w:iCs w:val="0"/>
            <w:noProof/>
            <w:szCs w:val="22"/>
            <w:lang w:eastAsia="es-AR"/>
          </w:rPr>
          <w:tab/>
        </w:r>
        <w:r w:rsidR="00FD0901" w:rsidRPr="008070B7">
          <w:rPr>
            <w:rStyle w:val="Hyperlink"/>
            <w:noProof/>
          </w:rPr>
          <w:t>Aprendizaje supervisado</w:t>
        </w:r>
        <w:r w:rsidR="00FD0901">
          <w:rPr>
            <w:noProof/>
            <w:webHidden/>
          </w:rPr>
          <w:tab/>
        </w:r>
        <w:r w:rsidR="00FD0901">
          <w:rPr>
            <w:noProof/>
            <w:webHidden/>
          </w:rPr>
          <w:fldChar w:fldCharType="begin"/>
        </w:r>
        <w:r w:rsidR="00FD0901">
          <w:rPr>
            <w:noProof/>
            <w:webHidden/>
          </w:rPr>
          <w:instrText xml:space="preserve"> PAGEREF _Toc130769467 \h </w:instrText>
        </w:r>
        <w:r w:rsidR="00FD0901">
          <w:rPr>
            <w:noProof/>
            <w:webHidden/>
          </w:rPr>
        </w:r>
        <w:r w:rsidR="00FD0901">
          <w:rPr>
            <w:noProof/>
            <w:webHidden/>
          </w:rPr>
          <w:fldChar w:fldCharType="separate"/>
        </w:r>
        <w:r w:rsidR="00FD0901">
          <w:rPr>
            <w:noProof/>
            <w:webHidden/>
          </w:rPr>
          <w:t>16</w:t>
        </w:r>
        <w:r w:rsidR="00FD0901">
          <w:rPr>
            <w:noProof/>
            <w:webHidden/>
          </w:rPr>
          <w:fldChar w:fldCharType="end"/>
        </w:r>
      </w:hyperlink>
    </w:p>
    <w:p w14:paraId="1D920090" w14:textId="4ED4C829" w:rsidR="00FD0901" w:rsidRDefault="00000000">
      <w:pPr>
        <w:pStyle w:val="TOC3"/>
        <w:tabs>
          <w:tab w:val="left" w:pos="1200"/>
          <w:tab w:val="right" w:leader="dot" w:pos="9062"/>
        </w:tabs>
        <w:rPr>
          <w:rFonts w:asciiTheme="minorHAnsi" w:eastAsiaTheme="minorEastAsia" w:hAnsiTheme="minorHAnsi" w:cstheme="minorBidi"/>
          <w:i w:val="0"/>
          <w:iCs w:val="0"/>
          <w:noProof/>
          <w:szCs w:val="22"/>
          <w:lang w:eastAsia="es-AR"/>
        </w:rPr>
      </w:pPr>
      <w:hyperlink w:anchor="_Toc130769468" w:history="1">
        <w:r w:rsidR="00FD0901" w:rsidRPr="008070B7">
          <w:rPr>
            <w:rStyle w:val="Hyperlink"/>
            <w:noProof/>
          </w:rPr>
          <w:t>3.2.2</w:t>
        </w:r>
        <w:r w:rsidR="00FD0901">
          <w:rPr>
            <w:rFonts w:asciiTheme="minorHAnsi" w:eastAsiaTheme="minorEastAsia" w:hAnsiTheme="minorHAnsi" w:cstheme="minorBidi"/>
            <w:i w:val="0"/>
            <w:iCs w:val="0"/>
            <w:noProof/>
            <w:szCs w:val="22"/>
            <w:lang w:eastAsia="es-AR"/>
          </w:rPr>
          <w:tab/>
        </w:r>
        <w:r w:rsidR="00FD0901" w:rsidRPr="008070B7">
          <w:rPr>
            <w:rStyle w:val="Hyperlink"/>
            <w:noProof/>
          </w:rPr>
          <w:t>Aprendizaje no supervisado</w:t>
        </w:r>
        <w:r w:rsidR="00FD0901">
          <w:rPr>
            <w:noProof/>
            <w:webHidden/>
          </w:rPr>
          <w:tab/>
        </w:r>
        <w:r w:rsidR="00FD0901">
          <w:rPr>
            <w:noProof/>
            <w:webHidden/>
          </w:rPr>
          <w:fldChar w:fldCharType="begin"/>
        </w:r>
        <w:r w:rsidR="00FD0901">
          <w:rPr>
            <w:noProof/>
            <w:webHidden/>
          </w:rPr>
          <w:instrText xml:space="preserve"> PAGEREF _Toc130769468 \h </w:instrText>
        </w:r>
        <w:r w:rsidR="00FD0901">
          <w:rPr>
            <w:noProof/>
            <w:webHidden/>
          </w:rPr>
        </w:r>
        <w:r w:rsidR="00FD0901">
          <w:rPr>
            <w:noProof/>
            <w:webHidden/>
          </w:rPr>
          <w:fldChar w:fldCharType="separate"/>
        </w:r>
        <w:r w:rsidR="00FD0901">
          <w:rPr>
            <w:noProof/>
            <w:webHidden/>
          </w:rPr>
          <w:t>17</w:t>
        </w:r>
        <w:r w:rsidR="00FD0901">
          <w:rPr>
            <w:noProof/>
            <w:webHidden/>
          </w:rPr>
          <w:fldChar w:fldCharType="end"/>
        </w:r>
      </w:hyperlink>
    </w:p>
    <w:p w14:paraId="052C43F9" w14:textId="3568B358"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69" w:history="1">
        <w:r w:rsidR="00FD0901" w:rsidRPr="008070B7">
          <w:rPr>
            <w:rStyle w:val="Hyperlink"/>
            <w:noProof/>
          </w:rPr>
          <w:t>Capítulo 4: Herramientas usadas</w:t>
        </w:r>
        <w:r w:rsidR="00FD0901">
          <w:rPr>
            <w:noProof/>
            <w:webHidden/>
          </w:rPr>
          <w:tab/>
        </w:r>
        <w:r w:rsidR="00FD0901">
          <w:rPr>
            <w:noProof/>
            <w:webHidden/>
          </w:rPr>
          <w:fldChar w:fldCharType="begin"/>
        </w:r>
        <w:r w:rsidR="00FD0901">
          <w:rPr>
            <w:noProof/>
            <w:webHidden/>
          </w:rPr>
          <w:instrText xml:space="preserve"> PAGEREF _Toc130769469 \h </w:instrText>
        </w:r>
        <w:r w:rsidR="00FD0901">
          <w:rPr>
            <w:noProof/>
            <w:webHidden/>
          </w:rPr>
        </w:r>
        <w:r w:rsidR="00FD0901">
          <w:rPr>
            <w:noProof/>
            <w:webHidden/>
          </w:rPr>
          <w:fldChar w:fldCharType="separate"/>
        </w:r>
        <w:r w:rsidR="00FD0901">
          <w:rPr>
            <w:noProof/>
            <w:webHidden/>
          </w:rPr>
          <w:t>19</w:t>
        </w:r>
        <w:r w:rsidR="00FD0901">
          <w:rPr>
            <w:noProof/>
            <w:webHidden/>
          </w:rPr>
          <w:fldChar w:fldCharType="end"/>
        </w:r>
      </w:hyperlink>
    </w:p>
    <w:p w14:paraId="0E385FA8" w14:textId="08D9A9A8"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70" w:history="1">
        <w:r w:rsidR="00FD0901" w:rsidRPr="008070B7">
          <w:rPr>
            <w:rStyle w:val="Hyperlink"/>
            <w:noProof/>
          </w:rPr>
          <w:t>Capítulo 5: Proyecto en funcionamiento</w:t>
        </w:r>
        <w:r w:rsidR="00FD0901">
          <w:rPr>
            <w:noProof/>
            <w:webHidden/>
          </w:rPr>
          <w:tab/>
        </w:r>
        <w:r w:rsidR="00FD0901">
          <w:rPr>
            <w:noProof/>
            <w:webHidden/>
          </w:rPr>
          <w:fldChar w:fldCharType="begin"/>
        </w:r>
        <w:r w:rsidR="00FD0901">
          <w:rPr>
            <w:noProof/>
            <w:webHidden/>
          </w:rPr>
          <w:instrText xml:space="preserve"> PAGEREF _Toc130769470 \h </w:instrText>
        </w:r>
        <w:r w:rsidR="00FD0901">
          <w:rPr>
            <w:noProof/>
            <w:webHidden/>
          </w:rPr>
        </w:r>
        <w:r w:rsidR="00FD0901">
          <w:rPr>
            <w:noProof/>
            <w:webHidden/>
          </w:rPr>
          <w:fldChar w:fldCharType="separate"/>
        </w:r>
        <w:r w:rsidR="00FD0901">
          <w:rPr>
            <w:noProof/>
            <w:webHidden/>
          </w:rPr>
          <w:t>20</w:t>
        </w:r>
        <w:r w:rsidR="00FD0901">
          <w:rPr>
            <w:noProof/>
            <w:webHidden/>
          </w:rPr>
          <w:fldChar w:fldCharType="end"/>
        </w:r>
      </w:hyperlink>
    </w:p>
    <w:p w14:paraId="23BA6C5A" w14:textId="34FB7128"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71" w:history="1">
        <w:r w:rsidR="00FD0901" w:rsidRPr="008070B7">
          <w:rPr>
            <w:rStyle w:val="Hyperlink"/>
            <w:noProof/>
          </w:rPr>
          <w:t>Capítulo 6: Conclusiones</w:t>
        </w:r>
        <w:r w:rsidR="00FD0901">
          <w:rPr>
            <w:noProof/>
            <w:webHidden/>
          </w:rPr>
          <w:tab/>
        </w:r>
        <w:r w:rsidR="00FD0901">
          <w:rPr>
            <w:noProof/>
            <w:webHidden/>
          </w:rPr>
          <w:fldChar w:fldCharType="begin"/>
        </w:r>
        <w:r w:rsidR="00FD0901">
          <w:rPr>
            <w:noProof/>
            <w:webHidden/>
          </w:rPr>
          <w:instrText xml:space="preserve"> PAGEREF _Toc130769471 \h </w:instrText>
        </w:r>
        <w:r w:rsidR="00FD0901">
          <w:rPr>
            <w:noProof/>
            <w:webHidden/>
          </w:rPr>
        </w:r>
        <w:r w:rsidR="00FD0901">
          <w:rPr>
            <w:noProof/>
            <w:webHidden/>
          </w:rPr>
          <w:fldChar w:fldCharType="separate"/>
        </w:r>
        <w:r w:rsidR="00FD0901">
          <w:rPr>
            <w:noProof/>
            <w:webHidden/>
          </w:rPr>
          <w:t>21</w:t>
        </w:r>
        <w:r w:rsidR="00FD0901">
          <w:rPr>
            <w:noProof/>
            <w:webHidden/>
          </w:rPr>
          <w:fldChar w:fldCharType="end"/>
        </w:r>
      </w:hyperlink>
    </w:p>
    <w:p w14:paraId="41DB74A3" w14:textId="3817CE6F"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72" w:history="1">
        <w:r w:rsidR="00FD0901" w:rsidRPr="008070B7">
          <w:rPr>
            <w:rStyle w:val="Hyperlink"/>
            <w:noProof/>
          </w:rPr>
          <w:t>Bibliografía</w:t>
        </w:r>
        <w:r w:rsidR="00FD0901">
          <w:rPr>
            <w:noProof/>
            <w:webHidden/>
          </w:rPr>
          <w:tab/>
        </w:r>
        <w:r w:rsidR="00FD0901">
          <w:rPr>
            <w:noProof/>
            <w:webHidden/>
          </w:rPr>
          <w:fldChar w:fldCharType="begin"/>
        </w:r>
        <w:r w:rsidR="00FD0901">
          <w:rPr>
            <w:noProof/>
            <w:webHidden/>
          </w:rPr>
          <w:instrText xml:space="preserve"> PAGEREF _Toc130769472 \h </w:instrText>
        </w:r>
        <w:r w:rsidR="00FD0901">
          <w:rPr>
            <w:noProof/>
            <w:webHidden/>
          </w:rPr>
        </w:r>
        <w:r w:rsidR="00FD0901">
          <w:rPr>
            <w:noProof/>
            <w:webHidden/>
          </w:rPr>
          <w:fldChar w:fldCharType="separate"/>
        </w:r>
        <w:r w:rsidR="00FD0901">
          <w:rPr>
            <w:noProof/>
            <w:webHidden/>
          </w:rPr>
          <w:t>22</w:t>
        </w:r>
        <w:r w:rsidR="00FD0901">
          <w:rPr>
            <w:noProof/>
            <w:webHidden/>
          </w:rPr>
          <w:fldChar w:fldCharType="end"/>
        </w:r>
      </w:hyperlink>
    </w:p>
    <w:p w14:paraId="2FC11C2E" w14:textId="1B16770C" w:rsidR="00147F41" w:rsidRPr="00756A01" w:rsidRDefault="00F04D67" w:rsidP="00147F41">
      <w:pPr>
        <w:jc w:val="center"/>
        <w:rPr>
          <w:noProof/>
        </w:rPr>
      </w:pPr>
      <w:r w:rsidRPr="00756A01">
        <w:fldChar w:fldCharType="end"/>
      </w:r>
    </w:p>
    <w:p w14:paraId="1E62ECE0" w14:textId="165C74CE" w:rsidR="00147F41" w:rsidRPr="00756A01" w:rsidRDefault="00147F41" w:rsidP="00F04D67">
      <w:pPr>
        <w:pStyle w:val="Heading1"/>
        <w:rPr>
          <w:noProof/>
          <w:lang w:val="es-AR"/>
        </w:rPr>
      </w:pPr>
      <w:bookmarkStart w:id="0" w:name="_Toc130769450"/>
      <w:r w:rsidRPr="00756A01">
        <w:rPr>
          <w:noProof/>
          <w:lang w:val="es-AR"/>
        </w:rPr>
        <w:lastRenderedPageBreak/>
        <w:t>Introducción.</w:t>
      </w:r>
      <w:bookmarkEnd w:id="0"/>
    </w:p>
    <w:p w14:paraId="73F9CBE3" w14:textId="510FC77D" w:rsidR="00756A01" w:rsidRPr="00756A01" w:rsidRDefault="00756A01" w:rsidP="00756A01"/>
    <w:p w14:paraId="6564E258" w14:textId="7761DE6D" w:rsidR="00756A01" w:rsidRPr="00756A01" w:rsidRDefault="00756A01" w:rsidP="00756A01">
      <w:pPr>
        <w:pStyle w:val="Heading2"/>
        <w:rPr>
          <w:lang w:val="es-AR"/>
        </w:rPr>
      </w:pPr>
      <w:bookmarkStart w:id="1" w:name="_Toc130769451"/>
      <w:r w:rsidRPr="00756A01">
        <w:rPr>
          <w:lang w:val="es-AR"/>
        </w:rPr>
        <w:t>Breve reseña histórica</w:t>
      </w:r>
      <w:bookmarkEnd w:id="1"/>
    </w:p>
    <w:p w14:paraId="542610E2" w14:textId="77777777" w:rsidR="00147F41" w:rsidRPr="00756A01" w:rsidRDefault="00147F41" w:rsidP="00147F41">
      <w:pPr>
        <w:rPr>
          <w:noProof/>
        </w:rPr>
      </w:pPr>
    </w:p>
    <w:p w14:paraId="317391F0" w14:textId="41AD81E9" w:rsidR="007E41E5" w:rsidRPr="00756A01" w:rsidRDefault="00666FAB" w:rsidP="00147F41">
      <w:pPr>
        <w:rPr>
          <w:noProof/>
        </w:rPr>
      </w:pPr>
      <w:r w:rsidRPr="00756A01">
        <w:rPr>
          <w:noProof/>
        </w:rPr>
        <w:t xml:space="preserve">  </w:t>
      </w:r>
      <w:r w:rsidR="007E41E5" w:rsidRPr="00756A01">
        <w:rPr>
          <w:noProof/>
        </w:rPr>
        <w:t>En la segunda mitad del siglo XVIII hasta los años 40 del siglo XIX, se vivió un proceso de cambio de transformación a nivel económico,</w:t>
      </w:r>
      <w:r w:rsidR="00FE3A32" w:rsidRPr="00756A01">
        <w:rPr>
          <w:noProof/>
        </w:rPr>
        <w:t xml:space="preserve"> </w:t>
      </w:r>
      <w:r w:rsidR="007E41E5" w:rsidRPr="00756A01">
        <w:rPr>
          <w:noProof/>
        </w:rPr>
        <w:t>social y tecnológico</w:t>
      </w:r>
      <w:r w:rsidR="00FE3A32" w:rsidRPr="00756A01">
        <w:rPr>
          <w:noProof/>
        </w:rPr>
        <w:t>. Este periodo fue llamado primera revolución industrial o revolución industrial.</w:t>
      </w:r>
    </w:p>
    <w:p w14:paraId="7AE233D4" w14:textId="49E0187E" w:rsidR="00345767" w:rsidRPr="00756A01" w:rsidRDefault="00666FAB" w:rsidP="00147F41">
      <w:pPr>
        <w:rPr>
          <w:noProof/>
        </w:rPr>
      </w:pPr>
      <w:r w:rsidRPr="00756A01">
        <w:rPr>
          <w:noProof/>
        </w:rPr>
        <w:t xml:space="preserve">  </w:t>
      </w:r>
      <w:r w:rsidR="00FE3A32" w:rsidRPr="00756A01">
        <w:rPr>
          <w:noProof/>
        </w:rPr>
        <w:t xml:space="preserve">Los cambios de paradigmas que </w:t>
      </w:r>
      <w:r w:rsidR="00345767" w:rsidRPr="00756A01">
        <w:rPr>
          <w:noProof/>
        </w:rPr>
        <w:t>ocurrieron</w:t>
      </w:r>
      <w:r w:rsidR="00FE3A32" w:rsidRPr="00756A01">
        <w:rPr>
          <w:noProof/>
        </w:rPr>
        <w:t xml:space="preserve"> fueron impulsados</w:t>
      </w:r>
      <w:r w:rsidR="00345767" w:rsidRPr="00756A01">
        <w:rPr>
          <w:noProof/>
        </w:rPr>
        <w:t xml:space="preserve"> por la continua investigación, desarrollo e innovación tanto en la parte científica </w:t>
      </w:r>
      <w:r w:rsidR="00983042" w:rsidRPr="00756A01">
        <w:rPr>
          <w:noProof/>
        </w:rPr>
        <w:t>como</w:t>
      </w:r>
      <w:r w:rsidR="00345767" w:rsidRPr="00756A01">
        <w:rPr>
          <w:noProof/>
        </w:rPr>
        <w:t xml:space="preserve"> técnicas de muchas áreas. Se puede nombrar </w:t>
      </w:r>
      <w:r w:rsidR="00983042" w:rsidRPr="00756A01">
        <w:rPr>
          <w:noProof/>
        </w:rPr>
        <w:t>cientos de</w:t>
      </w:r>
      <w:r w:rsidR="00345767" w:rsidRPr="00756A01">
        <w:rPr>
          <w:noProof/>
        </w:rPr>
        <w:t xml:space="preserve"> ejemplos</w:t>
      </w:r>
      <w:r w:rsidRPr="00756A01">
        <w:rPr>
          <w:noProof/>
        </w:rPr>
        <w:t>, pero el más importante es sin dudad</w:t>
      </w:r>
      <w:r w:rsidR="00161277">
        <w:rPr>
          <w:noProof/>
        </w:rPr>
        <w:t>,</w:t>
      </w:r>
      <w:r w:rsidRPr="00756A01">
        <w:rPr>
          <w:noProof/>
        </w:rPr>
        <w:t xml:space="preserve"> el motor de J. Watt, que permitió sustituir el carbón vegetal por el mineral. El motor no se </w:t>
      </w:r>
      <w:r w:rsidR="00683651" w:rsidRPr="00756A01">
        <w:rPr>
          <w:noProof/>
        </w:rPr>
        <w:t>aplicó</w:t>
      </w:r>
      <w:r w:rsidRPr="00756A01">
        <w:rPr>
          <w:noProof/>
        </w:rPr>
        <w:t xml:space="preserve"> únicamente para la extracción en la mina, también se </w:t>
      </w:r>
      <w:r w:rsidR="00683651" w:rsidRPr="00756A01">
        <w:rPr>
          <w:noProof/>
        </w:rPr>
        <w:t>implementó</w:t>
      </w:r>
      <w:r w:rsidRPr="00756A01">
        <w:rPr>
          <w:noProof/>
        </w:rPr>
        <w:t xml:space="preserve"> posteriormente en los nuevos medios de transporte, como el ferrocarril y el barco de vapor</w:t>
      </w:r>
      <w:r w:rsidR="00421ABA">
        <w:rPr>
          <w:noProof/>
        </w:rPr>
        <w:t>, permitiendo a las naciones que los utilizaban, obtener una gran ventaja sobre las que no</w:t>
      </w:r>
      <w:r w:rsidRPr="00756A01">
        <w:rPr>
          <w:noProof/>
        </w:rPr>
        <w:t>.</w:t>
      </w:r>
      <w:r w:rsidR="00345767" w:rsidRPr="00756A01">
        <w:rPr>
          <w:noProof/>
        </w:rPr>
        <w:t xml:space="preserve"> </w:t>
      </w:r>
    </w:p>
    <w:p w14:paraId="0EF391FF" w14:textId="60FF1B0C" w:rsidR="00666FAB" w:rsidRPr="00756A01" w:rsidDel="00832938" w:rsidRDefault="00666FAB" w:rsidP="00147F41">
      <w:pPr>
        <w:rPr>
          <w:del w:id="2" w:author="Claudio Dario Rosales" w:date="2023-03-31T10:48:00Z"/>
          <w:noProof/>
        </w:rPr>
      </w:pPr>
      <w:r w:rsidRPr="00756A01">
        <w:rPr>
          <w:noProof/>
        </w:rPr>
        <w:t xml:space="preserve">  La guerra y la fabricación de máquinas, hicieron crecer la demanda de hierro a niveles exponenciales, consolidando a la metalurgia como una nueva y poderosa industria.</w:t>
      </w:r>
      <w:r w:rsidR="003B563A">
        <w:rPr>
          <w:noProof/>
        </w:rPr>
        <w:t xml:space="preserve"> </w:t>
      </w:r>
      <w:r w:rsidRPr="00756A01">
        <w:rPr>
          <w:noProof/>
        </w:rPr>
        <w:t xml:space="preserve">Todo se desarrolló </w:t>
      </w:r>
      <w:r w:rsidR="000B63E0">
        <w:rPr>
          <w:noProof/>
        </w:rPr>
        <w:t xml:space="preserve">como </w:t>
      </w:r>
      <w:r w:rsidRPr="00756A01">
        <w:rPr>
          <w:noProof/>
        </w:rPr>
        <w:t xml:space="preserve">una reacción en cadena. </w:t>
      </w:r>
      <w:r w:rsidR="00983042" w:rsidRPr="00756A01">
        <w:rPr>
          <w:noProof/>
        </w:rPr>
        <w:t>Cada</w:t>
      </w:r>
      <w:r w:rsidRPr="00756A01">
        <w:rPr>
          <w:noProof/>
        </w:rPr>
        <w:t xml:space="preserve"> elemento se </w:t>
      </w:r>
      <w:r w:rsidR="00983042" w:rsidRPr="00756A01">
        <w:rPr>
          <w:noProof/>
        </w:rPr>
        <w:t>unió</w:t>
      </w:r>
      <w:r w:rsidRPr="00756A01">
        <w:rPr>
          <w:noProof/>
        </w:rPr>
        <w:t xml:space="preserve"> poco a poco para propiciar la evolución. El racionalismo</w:t>
      </w:r>
      <w:r w:rsidR="00983042" w:rsidRPr="00756A01">
        <w:rPr>
          <w:noProof/>
        </w:rPr>
        <w:t>, la ciencia</w:t>
      </w:r>
      <w:r w:rsidRPr="00756A01">
        <w:rPr>
          <w:noProof/>
        </w:rPr>
        <w:t xml:space="preserve"> y la aritmética se consolidaron como herramientas esenciales en pos del progreso y un creciente optimismo en el futuro.</w:t>
      </w:r>
      <w:ins w:id="3" w:author="Claudio Dario Rosales" w:date="2023-03-31T10:48:00Z">
        <w:r w:rsidR="00832938">
          <w:rPr>
            <w:noProof/>
          </w:rPr>
          <w:t xml:space="preserve"> </w:t>
        </w:r>
      </w:ins>
    </w:p>
    <w:p w14:paraId="634436FE" w14:textId="30A99786" w:rsidR="002A2724" w:rsidRPr="00756A01" w:rsidDel="00832938" w:rsidRDefault="00666FAB" w:rsidP="00147F41">
      <w:pPr>
        <w:rPr>
          <w:del w:id="4" w:author="Claudio Dario Rosales" w:date="2023-03-31T10:48:00Z"/>
          <w:noProof/>
        </w:rPr>
      </w:pPr>
      <w:del w:id="5" w:author="Claudio Dario Rosales" w:date="2023-03-31T10:48:00Z">
        <w:r w:rsidRPr="00756A01" w:rsidDel="00832938">
          <w:rPr>
            <w:noProof/>
          </w:rPr>
          <w:delText xml:space="preserve">   </w:delText>
        </w:r>
      </w:del>
      <w:r w:rsidRPr="00756A01">
        <w:rPr>
          <w:noProof/>
        </w:rPr>
        <w:t xml:space="preserve">Pero </w:t>
      </w:r>
      <w:r w:rsidR="002A2724" w:rsidRPr="00756A01">
        <w:rPr>
          <w:noProof/>
        </w:rPr>
        <w:t>existió su contraparte negativa, el abaratamiento de los empleos produjo una explotación laboral grande, que obligo a los trabajadores a realizar actividades en lugar muy inhóspitos para la salud, sumado a jornada laborales extensas</w:t>
      </w:r>
      <w:r w:rsidR="000B63E0">
        <w:rPr>
          <w:noProof/>
        </w:rPr>
        <w:t>, sin importar la edad ni el género</w:t>
      </w:r>
      <w:r w:rsidR="002A2724" w:rsidRPr="00756A01">
        <w:rPr>
          <w:noProof/>
        </w:rPr>
        <w:t>.</w:t>
      </w:r>
      <w:del w:id="6" w:author="Claudio Dario Rosales" w:date="2023-03-31T10:48:00Z">
        <w:r w:rsidR="002A2724" w:rsidRPr="00756A01" w:rsidDel="00832938">
          <w:rPr>
            <w:noProof/>
          </w:rPr>
          <w:delText xml:space="preserve"> </w:delText>
        </w:r>
      </w:del>
    </w:p>
    <w:p w14:paraId="76DAB8C7" w14:textId="1DB8D8AA" w:rsidR="00666FAB" w:rsidRDefault="002A2724" w:rsidP="00147F41">
      <w:pPr>
        <w:rPr>
          <w:noProof/>
        </w:rPr>
      </w:pPr>
      <w:r w:rsidRPr="00756A01">
        <w:rPr>
          <w:noProof/>
        </w:rPr>
        <w:t xml:space="preserve"> </w:t>
      </w:r>
      <w:del w:id="7" w:author="Claudio Dario Rosales" w:date="2023-03-31T10:48:00Z">
        <w:r w:rsidRPr="00756A01" w:rsidDel="00832938">
          <w:rPr>
            <w:noProof/>
          </w:rPr>
          <w:delText xml:space="preserve">  </w:delText>
        </w:r>
      </w:del>
      <w:r w:rsidRPr="00756A01">
        <w:rPr>
          <w:noProof/>
        </w:rPr>
        <w:t xml:space="preserve">El periodo tuvo sus críticos fervientes, entre los que se puede mencionar a Marx y Engels, a novelistas como Kingsley y Dickens. </w:t>
      </w:r>
    </w:p>
    <w:p w14:paraId="0C74234A" w14:textId="7DE55A59" w:rsidR="002C6EB1" w:rsidRDefault="002C6EB1" w:rsidP="00147F41">
      <w:pPr>
        <w:rPr>
          <w:noProof/>
        </w:rPr>
      </w:pPr>
    </w:p>
    <w:p w14:paraId="62C7FABF" w14:textId="2CEB5950" w:rsidR="002C6EB1" w:rsidRDefault="002C6EB1" w:rsidP="00147F41">
      <w:pPr>
        <w:rPr>
          <w:noProof/>
        </w:rPr>
      </w:pPr>
    </w:p>
    <w:p w14:paraId="5BCE296D" w14:textId="0F1832DC" w:rsidR="002C6EB1" w:rsidRDefault="002C6EB1" w:rsidP="00147F41">
      <w:pPr>
        <w:rPr>
          <w:noProof/>
        </w:rPr>
      </w:pPr>
    </w:p>
    <w:p w14:paraId="2E63E9DB" w14:textId="418EBBAA" w:rsidR="002C6EB1" w:rsidRDefault="002C6EB1" w:rsidP="002C6EB1">
      <w:pPr>
        <w:jc w:val="center"/>
        <w:rPr>
          <w:noProof/>
        </w:rPr>
      </w:pPr>
      <w:r>
        <w:rPr>
          <w:noProof/>
        </w:rPr>
        <w:drawing>
          <wp:inline distT="0" distB="0" distL="0" distR="0" wp14:anchorId="72BBC081" wp14:editId="68A29DDB">
            <wp:extent cx="2880000" cy="18036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a:extLst>
                        <a:ext uri="{28A0092B-C50C-407E-A947-70E740481C1C}">
                          <a14:useLocalDpi xmlns:a14="http://schemas.microsoft.com/office/drawing/2010/main" val="0"/>
                        </a:ext>
                      </a:extLst>
                    </a:blip>
                    <a:stretch>
                      <a:fillRect/>
                    </a:stretch>
                  </pic:blipFill>
                  <pic:spPr>
                    <a:xfrm>
                      <a:off x="0" y="0"/>
                      <a:ext cx="2880000" cy="1803600"/>
                    </a:xfrm>
                    <a:prstGeom prst="rect">
                      <a:avLst/>
                    </a:prstGeom>
                  </pic:spPr>
                </pic:pic>
              </a:graphicData>
            </a:graphic>
          </wp:inline>
        </w:drawing>
      </w:r>
    </w:p>
    <w:p w14:paraId="3814A960" w14:textId="67654F25" w:rsidR="002C6EB1" w:rsidRDefault="002C6EB1" w:rsidP="002C6EB1">
      <w:pPr>
        <w:jc w:val="center"/>
        <w:rPr>
          <w:noProof/>
        </w:rPr>
      </w:pPr>
      <w:del w:id="8" w:author="Claudio Dario Rosales" w:date="2023-03-31T10:48:00Z">
        <w:r w:rsidDel="001678D2">
          <w:rPr>
            <w:noProof/>
          </w:rPr>
          <w:delText>Imagen número</w:delText>
        </w:r>
      </w:del>
      <w:ins w:id="9" w:author="Claudio Dario Rosales" w:date="2023-03-31T10:48:00Z">
        <w:r w:rsidR="001678D2">
          <w:rPr>
            <w:noProof/>
          </w:rPr>
          <w:t>Figura</w:t>
        </w:r>
      </w:ins>
      <w:r>
        <w:rPr>
          <w:noProof/>
        </w:rPr>
        <w:t xml:space="preserve"> 1: motor de vapor.</w:t>
      </w:r>
      <w:ins w:id="10" w:author="Claudio Dario Rosales" w:date="2023-03-31T10:48:00Z">
        <w:r w:rsidR="001678D2">
          <w:rPr>
            <w:noProof/>
          </w:rPr>
          <w:t xml:space="preserve"> (nombrar a todas las imagenescomo figuras)</w:t>
        </w:r>
      </w:ins>
    </w:p>
    <w:p w14:paraId="5C691861" w14:textId="77777777" w:rsidR="002C6EB1" w:rsidRPr="00756A01" w:rsidRDefault="002C6EB1" w:rsidP="00147F41">
      <w:pPr>
        <w:rPr>
          <w:noProof/>
        </w:rPr>
      </w:pPr>
    </w:p>
    <w:p w14:paraId="162A1720" w14:textId="78C6A738" w:rsidR="002A2724" w:rsidRPr="00756A01" w:rsidDel="001678D2" w:rsidRDefault="002A2724" w:rsidP="00147F41">
      <w:pPr>
        <w:rPr>
          <w:del w:id="11" w:author="Claudio Dario Rosales" w:date="2023-03-31T10:48:00Z"/>
          <w:noProof/>
        </w:rPr>
      </w:pPr>
      <w:r w:rsidRPr="00756A01">
        <w:rPr>
          <w:noProof/>
        </w:rPr>
        <w:t xml:space="preserve">  </w:t>
      </w:r>
      <w:r w:rsidR="00983042" w:rsidRPr="00756A01">
        <w:rPr>
          <w:noProof/>
        </w:rPr>
        <w:t xml:space="preserve"> A pesar de las visiones pesimistas de muchos escritores, </w:t>
      </w:r>
      <w:r w:rsidR="00CD6034" w:rsidRPr="00756A01">
        <w:rPr>
          <w:noProof/>
        </w:rPr>
        <w:t>la revolución</w:t>
      </w:r>
      <w:r w:rsidR="002547CC">
        <w:rPr>
          <w:noProof/>
        </w:rPr>
        <w:t xml:space="preserve"> siguio, </w:t>
      </w:r>
      <w:r w:rsidR="00CD6034" w:rsidRPr="00756A01">
        <w:rPr>
          <w:noProof/>
        </w:rPr>
        <w:t>creció</w:t>
      </w:r>
      <w:r w:rsidR="00421ABA">
        <w:rPr>
          <w:noProof/>
        </w:rPr>
        <w:t>, desarrollo y nunca freno,</w:t>
      </w:r>
      <w:r w:rsidR="00CD6034" w:rsidRPr="00756A01">
        <w:rPr>
          <w:noProof/>
        </w:rPr>
        <w:t xml:space="preserve"> trajo beneficios impensados para la humanidad en las siguientes décadas. </w:t>
      </w:r>
      <w:del w:id="12" w:author="Claudio Dario Rosales" w:date="2023-03-31T10:48:00Z">
        <w:r w:rsidR="00CD6034" w:rsidRPr="00756A01" w:rsidDel="001678D2">
          <w:rPr>
            <w:noProof/>
          </w:rPr>
          <w:delText xml:space="preserve"> </w:delText>
        </w:r>
      </w:del>
    </w:p>
    <w:p w14:paraId="35C8687C" w14:textId="486DF7AD" w:rsidR="007C0FAA" w:rsidRPr="00756A01" w:rsidDel="001678D2" w:rsidRDefault="00BC3DF2" w:rsidP="00147F41">
      <w:pPr>
        <w:rPr>
          <w:del w:id="13" w:author="Claudio Dario Rosales" w:date="2023-03-31T10:49:00Z"/>
          <w:noProof/>
        </w:rPr>
      </w:pPr>
      <w:del w:id="14" w:author="Claudio Dario Rosales" w:date="2023-03-31T10:48:00Z">
        <w:r w:rsidRPr="00756A01" w:rsidDel="001678D2">
          <w:rPr>
            <w:noProof/>
          </w:rPr>
          <w:delText xml:space="preserve"> </w:delText>
        </w:r>
      </w:del>
      <w:r w:rsidRPr="00756A01">
        <w:rPr>
          <w:noProof/>
        </w:rPr>
        <w:t xml:space="preserve">Desde 1850 hasta </w:t>
      </w:r>
      <w:r w:rsidR="007C0FAA" w:rsidRPr="00756A01">
        <w:rPr>
          <w:noProof/>
        </w:rPr>
        <w:t>hoy</w:t>
      </w:r>
      <w:r w:rsidRPr="00756A01">
        <w:rPr>
          <w:noProof/>
        </w:rPr>
        <w:t>, se produjeron muchos cambios</w:t>
      </w:r>
      <w:r w:rsidR="00421ABA">
        <w:rPr>
          <w:noProof/>
        </w:rPr>
        <w:t xml:space="preserve">, </w:t>
      </w:r>
      <w:r w:rsidRPr="00756A01">
        <w:rPr>
          <w:noProof/>
        </w:rPr>
        <w:t xml:space="preserve">se presentaron </w:t>
      </w:r>
      <w:r w:rsidR="007C0FAA" w:rsidRPr="00756A01">
        <w:rPr>
          <w:noProof/>
        </w:rPr>
        <w:t>infinidad</w:t>
      </w:r>
      <w:r w:rsidRPr="00756A01">
        <w:rPr>
          <w:noProof/>
        </w:rPr>
        <w:t xml:space="preserve"> inventos</w:t>
      </w:r>
      <w:r w:rsidR="00421ABA">
        <w:rPr>
          <w:noProof/>
        </w:rPr>
        <w:t xml:space="preserve"> e idea</w:t>
      </w:r>
      <w:r w:rsidRPr="00756A01">
        <w:rPr>
          <w:noProof/>
        </w:rPr>
        <w:t xml:space="preserve"> que cambiaron a</w:t>
      </w:r>
      <w:r w:rsidR="00CD6034" w:rsidRPr="00756A01">
        <w:rPr>
          <w:noProof/>
        </w:rPr>
        <w:t>l mundo</w:t>
      </w:r>
      <w:r w:rsidRPr="00756A01">
        <w:rPr>
          <w:noProof/>
        </w:rPr>
        <w:t>,</w:t>
      </w:r>
      <w:r w:rsidR="007C0FAA" w:rsidRPr="00756A01">
        <w:rPr>
          <w:noProof/>
        </w:rPr>
        <w:t xml:space="preserve"> una gran cantidad de autores se dedican a marcar límites entre una segunda, tercer y cuarta revolución industrial. </w:t>
      </w:r>
    </w:p>
    <w:p w14:paraId="70C691EB" w14:textId="0A281D1B" w:rsidR="002A2724" w:rsidRPr="00756A01" w:rsidDel="001678D2" w:rsidRDefault="007C0FAA" w:rsidP="00147F41">
      <w:pPr>
        <w:rPr>
          <w:del w:id="15" w:author="Claudio Dario Rosales" w:date="2023-03-31T10:49:00Z"/>
          <w:noProof/>
        </w:rPr>
      </w:pPr>
      <w:r w:rsidRPr="00756A01">
        <w:rPr>
          <w:noProof/>
        </w:rPr>
        <w:t xml:space="preserve">No se </w:t>
      </w:r>
      <w:r w:rsidR="007C4919" w:rsidRPr="00756A01">
        <w:rPr>
          <w:noProof/>
        </w:rPr>
        <w:t>tomará</w:t>
      </w:r>
      <w:r w:rsidRPr="00756A01">
        <w:rPr>
          <w:noProof/>
        </w:rPr>
        <w:t xml:space="preserve"> en cuenta estos límites</w:t>
      </w:r>
      <w:r w:rsidR="00CD6034" w:rsidRPr="00756A01">
        <w:rPr>
          <w:noProof/>
        </w:rPr>
        <w:t>,</w:t>
      </w:r>
      <w:r w:rsidRPr="00756A01">
        <w:rPr>
          <w:noProof/>
        </w:rPr>
        <w:t xml:space="preserve"> ya que</w:t>
      </w:r>
      <w:r w:rsidR="002547CC">
        <w:rPr>
          <w:noProof/>
        </w:rPr>
        <w:t xml:space="preserve"> aplicarlos</w:t>
      </w:r>
      <w:r w:rsidRPr="00756A01">
        <w:rPr>
          <w:noProof/>
        </w:rPr>
        <w:t xml:space="preserve"> implicaría ahondar en temas que no son de vital importancia para este trabajo final, pero nombraremos algunos inventos importantes, </w:t>
      </w:r>
      <w:r w:rsidR="00BC3DF2" w:rsidRPr="00756A01">
        <w:rPr>
          <w:noProof/>
        </w:rPr>
        <w:t xml:space="preserve">entre </w:t>
      </w:r>
      <w:r w:rsidRPr="00756A01">
        <w:rPr>
          <w:noProof/>
        </w:rPr>
        <w:t>ellos</w:t>
      </w:r>
      <w:r w:rsidR="00BC3DF2" w:rsidRPr="00756A01">
        <w:rPr>
          <w:noProof/>
        </w:rPr>
        <w:t>:</w:t>
      </w:r>
    </w:p>
    <w:p w14:paraId="5F32EE8A" w14:textId="3FF61520" w:rsidR="00BC3DF2" w:rsidRPr="00756A01" w:rsidRDefault="00BC3DF2" w:rsidP="00147F41">
      <w:pPr>
        <w:rPr>
          <w:noProof/>
        </w:rPr>
      </w:pPr>
    </w:p>
    <w:p w14:paraId="5E95432A" w14:textId="561CD087" w:rsidR="00BC3DF2" w:rsidRPr="00756A01" w:rsidRDefault="00BC3DF2" w:rsidP="00BC3DF2">
      <w:pPr>
        <w:pStyle w:val="ListParagraph"/>
        <w:numPr>
          <w:ilvl w:val="0"/>
          <w:numId w:val="8"/>
        </w:numPr>
        <w:rPr>
          <w:noProof/>
        </w:rPr>
      </w:pPr>
      <w:r w:rsidRPr="00756A01">
        <w:rPr>
          <w:noProof/>
        </w:rPr>
        <w:t xml:space="preserve">La introducción de la electricidad tanto a nivel industrial como domiciliario. </w:t>
      </w:r>
    </w:p>
    <w:p w14:paraId="2A78C028" w14:textId="024C9AFD" w:rsidR="00BC3DF2" w:rsidRPr="00756A01" w:rsidRDefault="00BC3DF2" w:rsidP="00BC3DF2">
      <w:pPr>
        <w:pStyle w:val="ListParagraph"/>
        <w:numPr>
          <w:ilvl w:val="0"/>
          <w:numId w:val="8"/>
        </w:numPr>
        <w:rPr>
          <w:noProof/>
        </w:rPr>
      </w:pPr>
      <w:r w:rsidRPr="00756A01">
        <w:rPr>
          <w:noProof/>
        </w:rPr>
        <w:t xml:space="preserve">Introducción de avión como medio de transporte </w:t>
      </w:r>
    </w:p>
    <w:p w14:paraId="10979DB4" w14:textId="3655DCB2" w:rsidR="00BC3DF2" w:rsidRPr="00756A01" w:rsidRDefault="00BC3DF2" w:rsidP="00BC3DF2">
      <w:pPr>
        <w:pStyle w:val="ListParagraph"/>
        <w:numPr>
          <w:ilvl w:val="0"/>
          <w:numId w:val="8"/>
        </w:numPr>
        <w:rPr>
          <w:noProof/>
        </w:rPr>
      </w:pPr>
      <w:r w:rsidRPr="00756A01">
        <w:rPr>
          <w:noProof/>
        </w:rPr>
        <w:t>Se generaron distintos medios para aprovechar fuentes de energía (paneles para la energía solar,</w:t>
      </w:r>
      <w:r w:rsidR="00421ABA">
        <w:rPr>
          <w:noProof/>
        </w:rPr>
        <w:t xml:space="preserve"> reactores para la nuclear,</w:t>
      </w:r>
      <w:r w:rsidRPr="00756A01">
        <w:rPr>
          <w:noProof/>
        </w:rPr>
        <w:t xml:space="preserve"> etc.)</w:t>
      </w:r>
    </w:p>
    <w:p w14:paraId="3B626DEE" w14:textId="77777777" w:rsidR="00BC3DF2" w:rsidRPr="00756A01" w:rsidRDefault="00BC3DF2" w:rsidP="00BC3DF2">
      <w:pPr>
        <w:pStyle w:val="ListParagraph"/>
        <w:numPr>
          <w:ilvl w:val="0"/>
          <w:numId w:val="8"/>
        </w:numPr>
        <w:rPr>
          <w:noProof/>
        </w:rPr>
      </w:pPr>
      <w:r w:rsidRPr="00756A01">
        <w:rPr>
          <w:noProof/>
        </w:rPr>
        <w:t xml:space="preserve">Diodos, transistores y toda la tecnología de semi conductores. </w:t>
      </w:r>
    </w:p>
    <w:p w14:paraId="2D1B0D33" w14:textId="77777777" w:rsidR="00BC3DF2" w:rsidRPr="00756A01" w:rsidRDefault="00BC3DF2" w:rsidP="00BC3DF2">
      <w:pPr>
        <w:rPr>
          <w:noProof/>
        </w:rPr>
      </w:pPr>
    </w:p>
    <w:p w14:paraId="5FF24B0F" w14:textId="30C76751" w:rsidR="00BC3DF2" w:rsidRPr="00756A01" w:rsidDel="001678D2" w:rsidRDefault="00BC3DF2" w:rsidP="00BC3DF2">
      <w:pPr>
        <w:rPr>
          <w:del w:id="16" w:author="Claudio Dario Rosales" w:date="2023-03-31T10:51:00Z"/>
          <w:noProof/>
        </w:rPr>
      </w:pPr>
      <w:r w:rsidRPr="00756A01">
        <w:rPr>
          <w:noProof/>
        </w:rPr>
        <w:lastRenderedPageBreak/>
        <w:t xml:space="preserve">  La lista es más extensa, solo </w:t>
      </w:r>
      <w:del w:id="17" w:author="Claudio Dario Rosales" w:date="2023-03-31T10:49:00Z">
        <w:r w:rsidRPr="00756A01" w:rsidDel="001678D2">
          <w:rPr>
            <w:noProof/>
          </w:rPr>
          <w:delText xml:space="preserve">pusimos </w:delText>
        </w:r>
      </w:del>
      <w:ins w:id="18" w:author="Claudio Dario Rosales" w:date="2023-03-31T10:49:00Z">
        <w:r w:rsidR="001678D2">
          <w:rPr>
            <w:noProof/>
          </w:rPr>
          <w:t>se mencionaron</w:t>
        </w:r>
        <w:r w:rsidR="001678D2" w:rsidRPr="00756A01">
          <w:rPr>
            <w:noProof/>
          </w:rPr>
          <w:t xml:space="preserve"> </w:t>
        </w:r>
      </w:ins>
      <w:r w:rsidRPr="00756A01">
        <w:rPr>
          <w:noProof/>
        </w:rPr>
        <w:t xml:space="preserve">algunos ejemplos </w:t>
      </w:r>
      <w:del w:id="19" w:author="Claudio Dario Rosales" w:date="2023-03-31T10:50:00Z">
        <w:r w:rsidRPr="00756A01" w:rsidDel="001678D2">
          <w:rPr>
            <w:noProof/>
          </w:rPr>
          <w:delText xml:space="preserve">que </w:delText>
        </w:r>
      </w:del>
      <w:del w:id="20" w:author="Claudio Dario Rosales" w:date="2023-03-31T10:49:00Z">
        <w:r w:rsidRPr="00756A01" w:rsidDel="001678D2">
          <w:rPr>
            <w:noProof/>
          </w:rPr>
          <w:delText>creo son los más importante</w:delText>
        </w:r>
      </w:del>
      <w:ins w:id="21" w:author="Claudio Dario Rosales" w:date="2023-03-31T10:49:00Z">
        <w:r w:rsidR="001678D2">
          <w:rPr>
            <w:noProof/>
          </w:rPr>
          <w:t>representativos</w:t>
        </w:r>
      </w:ins>
      <w:r w:rsidRPr="00756A01">
        <w:rPr>
          <w:noProof/>
        </w:rPr>
        <w:t xml:space="preserve">. </w:t>
      </w:r>
      <w:ins w:id="22" w:author="Claudio Dario Rosales" w:date="2023-03-31T10:50:00Z">
        <w:r w:rsidR="001678D2">
          <w:rPr>
            <w:noProof/>
          </w:rPr>
          <w:t>Sin embargo, hay dos grandes inventos que producieron y producen cam</w:t>
        </w:r>
      </w:ins>
      <w:ins w:id="23" w:author="Claudio Dario Rosales" w:date="2023-03-31T10:51:00Z">
        <w:r w:rsidR="001678D2">
          <w:rPr>
            <w:noProof/>
          </w:rPr>
          <w:t>bios socioculturales en todo el mundo. Estos son</w:t>
        </w:r>
      </w:ins>
      <w:del w:id="24" w:author="Claudio Dario Rosales" w:date="2023-03-31T10:51:00Z">
        <w:r w:rsidRPr="00756A01" w:rsidDel="001678D2">
          <w:rPr>
            <w:noProof/>
          </w:rPr>
          <w:delText xml:space="preserve">Se </w:delText>
        </w:r>
        <w:r w:rsidR="007C0FAA" w:rsidRPr="00756A01" w:rsidDel="001678D2">
          <w:rPr>
            <w:noProof/>
          </w:rPr>
          <w:delText>dejaron</w:delText>
        </w:r>
        <w:r w:rsidRPr="00756A01" w:rsidDel="001678D2">
          <w:rPr>
            <w:noProof/>
          </w:rPr>
          <w:delText xml:space="preserve"> </w:delText>
        </w:r>
        <w:r w:rsidR="007C0FAA" w:rsidRPr="00756A01" w:rsidDel="001678D2">
          <w:rPr>
            <w:noProof/>
          </w:rPr>
          <w:delText>2</w:delText>
        </w:r>
        <w:r w:rsidRPr="00756A01" w:rsidDel="001678D2">
          <w:rPr>
            <w:noProof/>
          </w:rPr>
          <w:delText xml:space="preserve"> en particularidad para nombrarlo ahora</w:delText>
        </w:r>
        <w:r w:rsidR="007C0FAA" w:rsidRPr="00756A01" w:rsidDel="001678D2">
          <w:rPr>
            <w:noProof/>
          </w:rPr>
          <w:delText>,</w:delText>
        </w:r>
        <w:r w:rsidRPr="00756A01" w:rsidDel="001678D2">
          <w:rPr>
            <w:noProof/>
          </w:rPr>
          <w:delText xml:space="preserve"> </w:delText>
        </w:r>
        <w:r w:rsidR="007C0FAA" w:rsidRPr="00756A01" w:rsidDel="001678D2">
          <w:rPr>
            <w:noProof/>
          </w:rPr>
          <w:delText>uno es el</w:delText>
        </w:r>
      </w:del>
      <w:r w:rsidR="007C0FAA" w:rsidRPr="00756A01">
        <w:rPr>
          <w:noProof/>
        </w:rPr>
        <w:t xml:space="preserve"> internet y </w:t>
      </w:r>
      <w:del w:id="25" w:author="Claudio Dario Rosales" w:date="2023-03-31T10:51:00Z">
        <w:r w:rsidR="007C0FAA" w:rsidRPr="00756A01" w:rsidDel="001678D2">
          <w:rPr>
            <w:noProof/>
          </w:rPr>
          <w:delText xml:space="preserve">el otro es </w:delText>
        </w:r>
      </w:del>
      <w:r w:rsidR="007C0FAA" w:rsidRPr="00756A01">
        <w:rPr>
          <w:noProof/>
        </w:rPr>
        <w:t>la inteligencia artificial.</w:t>
      </w:r>
      <w:ins w:id="26" w:author="Claudio Dario Rosales" w:date="2023-03-31T10:51:00Z">
        <w:r w:rsidR="001678D2">
          <w:rPr>
            <w:noProof/>
          </w:rPr>
          <w:t xml:space="preserve"> </w:t>
        </w:r>
      </w:ins>
    </w:p>
    <w:p w14:paraId="47EF4863" w14:textId="50D5842C" w:rsidR="007C0FAA" w:rsidRPr="00756A01" w:rsidRDefault="007C0FAA" w:rsidP="00BC3DF2">
      <w:pPr>
        <w:rPr>
          <w:noProof/>
        </w:rPr>
      </w:pPr>
      <w:del w:id="27" w:author="Claudio Dario Rosales" w:date="2023-03-31T10:51:00Z">
        <w:r w:rsidRPr="00756A01" w:rsidDel="001678D2">
          <w:rPr>
            <w:noProof/>
          </w:rPr>
          <w:delText xml:space="preserve">  </w:delText>
        </w:r>
      </w:del>
      <w:r w:rsidRPr="00756A01">
        <w:rPr>
          <w:noProof/>
        </w:rPr>
        <w:t>El internet en sí, creo un cambio mayor que el de la revolución industrial en muchos aspectos</w:t>
      </w:r>
      <w:ins w:id="28" w:author="Claudio Dario Rosales" w:date="2023-03-31T10:51:00Z">
        <w:r w:rsidR="001678D2">
          <w:rPr>
            <w:noProof/>
          </w:rPr>
          <w:t xml:space="preserve">. </w:t>
        </w:r>
      </w:ins>
      <w:del w:id="29" w:author="Claudio Dario Rosales" w:date="2023-03-31T10:51:00Z">
        <w:r w:rsidRPr="00756A01" w:rsidDel="001678D2">
          <w:rPr>
            <w:noProof/>
          </w:rPr>
          <w:delText>,</w:delText>
        </w:r>
      </w:del>
      <w:del w:id="30" w:author="Claudio Dario Rosales" w:date="2023-03-31T10:52:00Z">
        <w:r w:rsidRPr="00756A01" w:rsidDel="001678D2">
          <w:rPr>
            <w:noProof/>
          </w:rPr>
          <w:delText xml:space="preserve"> por </w:delText>
        </w:r>
        <w:r w:rsidR="007C4919" w:rsidRPr="00756A01" w:rsidDel="001678D2">
          <w:rPr>
            <w:noProof/>
          </w:rPr>
          <w:delText>nombrar dar uno de los múltiples ejemplos que se pueden comparar</w:delText>
        </w:r>
      </w:del>
      <w:ins w:id="31" w:author="Claudio Dario Rosales" w:date="2023-03-31T10:52:00Z">
        <w:r w:rsidR="001678D2">
          <w:rPr>
            <w:noProof/>
          </w:rPr>
          <w:t xml:space="preserve">Un ejemplo concreto de estos cambios </w:t>
        </w:r>
      </w:ins>
      <w:ins w:id="32" w:author="Claudio Dario Rosales" w:date="2023-03-31T10:53:00Z">
        <w:r w:rsidR="001678D2">
          <w:rPr>
            <w:noProof/>
          </w:rPr>
          <w:t>tiene que ver con las comunicaciones.</w:t>
        </w:r>
      </w:ins>
      <w:del w:id="33" w:author="Claudio Dario Rosales" w:date="2023-03-31T10:53:00Z">
        <w:r w:rsidR="007C4919" w:rsidRPr="00756A01" w:rsidDel="001678D2">
          <w:rPr>
            <w:noProof/>
          </w:rPr>
          <w:delText>, con e</w:delText>
        </w:r>
      </w:del>
      <w:ins w:id="34" w:author="Claudio Dario Rosales" w:date="2023-03-31T10:53:00Z">
        <w:r w:rsidR="001678D2">
          <w:rPr>
            <w:noProof/>
          </w:rPr>
          <w:t xml:space="preserve"> E</w:t>
        </w:r>
      </w:ins>
      <w:r w:rsidR="007C4919" w:rsidRPr="00756A01">
        <w:rPr>
          <w:noProof/>
        </w:rPr>
        <w:t xml:space="preserve">l motor de vapor </w:t>
      </w:r>
      <w:del w:id="35" w:author="Claudio Dario Rosales" w:date="2023-03-31T10:53:00Z">
        <w:r w:rsidR="007C4919" w:rsidRPr="00756A01" w:rsidDel="001678D2">
          <w:rPr>
            <w:noProof/>
          </w:rPr>
          <w:delText xml:space="preserve">se </w:delText>
        </w:r>
      </w:del>
      <w:r w:rsidR="007C4919" w:rsidRPr="00756A01">
        <w:rPr>
          <w:noProof/>
        </w:rPr>
        <w:t xml:space="preserve">permitía que los medios de transporte viajen más rápido </w:t>
      </w:r>
      <w:ins w:id="36" w:author="Claudio Dario Rosales" w:date="2023-03-31T10:54:00Z">
        <w:r w:rsidR="001678D2">
          <w:rPr>
            <w:noProof/>
          </w:rPr>
          <w:t xml:space="preserve">que los medios a tracción de sangre </w:t>
        </w:r>
      </w:ins>
      <w:r w:rsidR="007C4919" w:rsidRPr="00756A01">
        <w:rPr>
          <w:noProof/>
        </w:rPr>
        <w:t>para llevar cartas</w:t>
      </w:r>
      <w:ins w:id="37" w:author="Claudio Dario Rosales" w:date="2023-03-31T10:54:00Z">
        <w:r w:rsidR="001678D2">
          <w:rPr>
            <w:noProof/>
          </w:rPr>
          <w:t xml:space="preserve"> y paquetes. Sin embargo</w:t>
        </w:r>
      </w:ins>
      <w:r w:rsidR="007C4919" w:rsidRPr="00756A01">
        <w:rPr>
          <w:noProof/>
        </w:rPr>
        <w:t xml:space="preserve">, con internet </w:t>
      </w:r>
      <w:del w:id="38" w:author="Claudio Dario Rosales" w:date="2023-03-31T10:54:00Z">
        <w:r w:rsidR="007C4919" w:rsidRPr="00756A01" w:rsidDel="001678D2">
          <w:rPr>
            <w:noProof/>
          </w:rPr>
          <w:delText>uno ya</w:delText>
        </w:r>
      </w:del>
      <w:ins w:id="39" w:author="Claudio Dario Rosales" w:date="2023-03-31T10:54:00Z">
        <w:r w:rsidR="001678D2">
          <w:rPr>
            <w:noProof/>
          </w:rPr>
          <w:t>se</w:t>
        </w:r>
      </w:ins>
      <w:r w:rsidR="007C4919" w:rsidRPr="00756A01">
        <w:rPr>
          <w:noProof/>
        </w:rPr>
        <w:t xml:space="preserve"> puede transmitir </w:t>
      </w:r>
      <w:del w:id="40" w:author="Claudio Dario Rosales" w:date="2023-03-31T10:54:00Z">
        <w:r w:rsidR="007C4919" w:rsidRPr="00756A01" w:rsidDel="001678D2">
          <w:rPr>
            <w:noProof/>
          </w:rPr>
          <w:delText>en formato de</w:delText>
        </w:r>
      </w:del>
      <w:ins w:id="41" w:author="Claudio Dario Rosales" w:date="2023-03-31T10:55:00Z">
        <w:r w:rsidR="001678D2">
          <w:rPr>
            <w:noProof/>
          </w:rPr>
          <w:t xml:space="preserve">imágenes y </w:t>
        </w:r>
      </w:ins>
      <w:del w:id="42" w:author="Claudio Dario Rosales" w:date="2023-03-31T10:55:00Z">
        <w:r w:rsidR="007C4919" w:rsidRPr="00756A01" w:rsidDel="001678D2">
          <w:rPr>
            <w:noProof/>
          </w:rPr>
          <w:delText xml:space="preserve"> </w:delText>
        </w:r>
      </w:del>
      <w:r w:rsidR="007C4919" w:rsidRPr="00756A01">
        <w:rPr>
          <w:noProof/>
        </w:rPr>
        <w:t>video</w:t>
      </w:r>
      <w:ins w:id="43" w:author="Claudio Dario Rosales" w:date="2023-03-31T10:55:00Z">
        <w:r w:rsidR="001678D2">
          <w:rPr>
            <w:noProof/>
          </w:rPr>
          <w:t>s</w:t>
        </w:r>
      </w:ins>
      <w:r w:rsidR="007C4919" w:rsidRPr="00756A01">
        <w:rPr>
          <w:noProof/>
        </w:rPr>
        <w:t xml:space="preserve"> a </w:t>
      </w:r>
      <w:del w:id="44" w:author="Claudio Dario Rosales" w:date="2023-03-31T10:55:00Z">
        <w:r w:rsidR="007C4919" w:rsidRPr="00756A01" w:rsidDel="001678D2">
          <w:rPr>
            <w:noProof/>
          </w:rPr>
          <w:delText>casi todas partes d</w:delText>
        </w:r>
      </w:del>
      <w:ins w:id="45" w:author="Claudio Dario Rosales" w:date="2023-03-31T10:55:00Z">
        <w:r w:rsidR="001678D2">
          <w:rPr>
            <w:noProof/>
          </w:rPr>
          <w:t xml:space="preserve">todo </w:t>
        </w:r>
      </w:ins>
      <w:r w:rsidR="007C4919" w:rsidRPr="00756A01">
        <w:rPr>
          <w:noProof/>
        </w:rPr>
        <w:t xml:space="preserve">el </w:t>
      </w:r>
      <w:r w:rsidR="00683651" w:rsidRPr="00756A01">
        <w:rPr>
          <w:noProof/>
        </w:rPr>
        <w:t>mundo</w:t>
      </w:r>
      <w:del w:id="46" w:author="Claudio Dario Rosales" w:date="2023-03-31T10:55:00Z">
        <w:r w:rsidR="000B63E0" w:rsidDel="001678D2">
          <w:rPr>
            <w:noProof/>
          </w:rPr>
          <w:delText>,</w:delText>
        </w:r>
        <w:r w:rsidR="00683651" w:rsidRPr="00756A01" w:rsidDel="001678D2">
          <w:rPr>
            <w:noProof/>
          </w:rPr>
          <w:delText xml:space="preserve"> las</w:delText>
        </w:r>
        <w:r w:rsidR="007C4919" w:rsidRPr="00756A01" w:rsidDel="001678D2">
          <w:rPr>
            <w:noProof/>
          </w:rPr>
          <w:delText xml:space="preserve"> ideas que desea</w:delText>
        </w:r>
      </w:del>
      <w:ins w:id="47" w:author="Claudio Dario Rosales" w:date="2023-03-31T10:55:00Z">
        <w:r w:rsidR="001678D2">
          <w:rPr>
            <w:noProof/>
          </w:rPr>
          <w:t xml:space="preserve"> de</w:t>
        </w:r>
      </w:ins>
      <w:r w:rsidR="007C4919" w:rsidRPr="00756A01">
        <w:rPr>
          <w:noProof/>
        </w:rPr>
        <w:t xml:space="preserve"> en forma </w:t>
      </w:r>
      <w:ins w:id="48" w:author="Claudio Dario Rosales" w:date="2023-03-31T10:55:00Z">
        <w:r w:rsidR="001678D2">
          <w:rPr>
            <w:noProof/>
          </w:rPr>
          <w:t xml:space="preserve">casi </w:t>
        </w:r>
      </w:ins>
      <w:r w:rsidR="007C4919" w:rsidRPr="00756A01">
        <w:rPr>
          <w:noProof/>
        </w:rPr>
        <w:t>instantánea.</w:t>
      </w:r>
    </w:p>
    <w:p w14:paraId="27A6C7E5" w14:textId="09F37D3B" w:rsidR="007C4919" w:rsidRDefault="007C4919" w:rsidP="00BC3DF2">
      <w:pPr>
        <w:rPr>
          <w:noProof/>
        </w:rPr>
      </w:pPr>
      <w:r w:rsidRPr="00756A01">
        <w:rPr>
          <w:noProof/>
        </w:rPr>
        <w:t xml:space="preserve"> El otro que es una nueva rama de la ciencia</w:t>
      </w:r>
      <w:r w:rsidR="002547CC">
        <w:rPr>
          <w:noProof/>
        </w:rPr>
        <w:t>,</w:t>
      </w:r>
      <w:r w:rsidRPr="00756A01">
        <w:rPr>
          <w:noProof/>
        </w:rPr>
        <w:t xml:space="preserve"> que</w:t>
      </w:r>
      <w:r w:rsidR="002547CC">
        <w:rPr>
          <w:noProof/>
        </w:rPr>
        <w:t xml:space="preserve"> se </w:t>
      </w:r>
      <w:r w:rsidRPr="00756A01">
        <w:rPr>
          <w:noProof/>
        </w:rPr>
        <w:t xml:space="preserve"> naci</w:t>
      </w:r>
      <w:r w:rsidR="002547CC">
        <w:rPr>
          <w:noProof/>
        </w:rPr>
        <w:t>dera nace en el año</w:t>
      </w:r>
      <w:r w:rsidR="00983042" w:rsidRPr="00756A01">
        <w:rPr>
          <w:noProof/>
        </w:rPr>
        <w:t>1950</w:t>
      </w:r>
      <w:r w:rsidRPr="00756A01">
        <w:rPr>
          <w:noProof/>
        </w:rPr>
        <w:t>, la inteligencia artificial.</w:t>
      </w:r>
    </w:p>
    <w:p w14:paraId="3E0C92F7" w14:textId="1C11BCE2" w:rsidR="002547CC" w:rsidRDefault="002547CC" w:rsidP="002547CC">
      <w:pPr>
        <w:rPr>
          <w:noProof/>
        </w:rPr>
      </w:pPr>
      <w:r>
        <w:rPr>
          <w:noProof/>
        </w:rPr>
        <w:t xml:space="preserve">Alan Turing, publica en este año un articulo titulado “Computing </w:t>
      </w:r>
      <w:ins w:id="49" w:author="Claudio Dario Rosales" w:date="2023-03-31T10:56:00Z">
        <w:r w:rsidR="001678D2" w:rsidRPr="001678D2">
          <w:rPr>
            <w:noProof/>
          </w:rPr>
          <w:t>Mach</w:t>
        </w:r>
        <w:r w:rsidR="001678D2">
          <w:rPr>
            <w:noProof/>
          </w:rPr>
          <w:t>i</w:t>
        </w:r>
        <w:r w:rsidR="001678D2" w:rsidRPr="001678D2">
          <w:rPr>
            <w:noProof/>
          </w:rPr>
          <w:t xml:space="preserve">nery </w:t>
        </w:r>
      </w:ins>
      <w:del w:id="50" w:author="Claudio Dario Rosales" w:date="2023-03-31T10:56:00Z">
        <w:r w:rsidDel="001678D2">
          <w:rPr>
            <w:noProof/>
          </w:rPr>
          <w:delText xml:space="preserve">Machenery </w:delText>
        </w:r>
      </w:del>
      <w:r>
        <w:rPr>
          <w:noProof/>
        </w:rPr>
        <w:t>and Intell</w:t>
      </w:r>
      <w:ins w:id="51" w:author="Claudio Dario Rosales" w:date="2023-03-31T10:56:00Z">
        <w:r w:rsidR="001678D2">
          <w:rPr>
            <w:noProof/>
          </w:rPr>
          <w:t>i</w:t>
        </w:r>
      </w:ins>
      <w:del w:id="52" w:author="Claudio Dario Rosales" w:date="2023-03-31T10:56:00Z">
        <w:r w:rsidDel="001678D2">
          <w:rPr>
            <w:noProof/>
          </w:rPr>
          <w:delText>en</w:delText>
        </w:r>
      </w:del>
      <w:r>
        <w:rPr>
          <w:noProof/>
        </w:rPr>
        <w:t>gence”(</w:t>
      </w:r>
      <w:ins w:id="53" w:author="Claudio Dario Rosales" w:date="2023-03-31T10:56:00Z">
        <w:r w:rsidR="001678D2">
          <w:rPr>
            <w:noProof/>
          </w:rPr>
          <w:t xml:space="preserve">Maquina de </w:t>
        </w:r>
      </w:ins>
      <w:del w:id="54" w:author="Claudio Dario Rosales" w:date="2023-03-31T10:57:00Z">
        <w:r w:rsidDel="001678D2">
          <w:rPr>
            <w:noProof/>
          </w:rPr>
          <w:delText xml:space="preserve">computación </w:delText>
        </w:r>
      </w:del>
      <w:ins w:id="55" w:author="Claudio Dario Rosales" w:date="2023-03-31T10:57:00Z">
        <w:r w:rsidR="001678D2">
          <w:rPr>
            <w:noProof/>
          </w:rPr>
          <w:t>comput</w:t>
        </w:r>
        <w:r w:rsidR="001678D2">
          <w:rPr>
            <w:noProof/>
          </w:rPr>
          <w:t>o</w:t>
        </w:r>
        <w:r w:rsidR="001678D2">
          <w:rPr>
            <w:noProof/>
          </w:rPr>
          <w:t xml:space="preserve"> </w:t>
        </w:r>
      </w:ins>
      <w:r>
        <w:rPr>
          <w:noProof/>
        </w:rPr>
        <w:t>e inteligencia) en donde se plantea lo que ahora conocemos como la prueba de Turing. El test consiste en poner a prueba la habilidad de una máquina de exhibir un comportamiento inteligente similar, o indistinguible, del humano. Esta no evalúa la capacidad de dar respuesta de manera correcta, sino su capacidad de darlas de manera similar a las de un humano.</w:t>
      </w:r>
    </w:p>
    <w:p w14:paraId="036EF5BC" w14:textId="77777777" w:rsidR="002547CC" w:rsidRDefault="002547CC" w:rsidP="002547CC">
      <w:pPr>
        <w:rPr>
          <w:noProof/>
        </w:rPr>
      </w:pPr>
      <w:r>
        <w:rPr>
          <w:noProof/>
        </w:rPr>
        <w:t xml:space="preserve">La prueba consistía en que, un evaluador sabría que un miembro de la conversación sería una máquina, la charla solo se limitaría al área textual, evitando que la máquina debiera pasar de imágenes a texto. </w:t>
      </w:r>
    </w:p>
    <w:p w14:paraId="5D17E8F8" w14:textId="52D5E544" w:rsidR="002547CC" w:rsidRPr="00756A01" w:rsidRDefault="002547CC" w:rsidP="002547CC">
      <w:pPr>
        <w:rPr>
          <w:noProof/>
        </w:rPr>
      </w:pPr>
      <w:r>
        <w:rPr>
          <w:noProof/>
        </w:rPr>
        <w:t>Si al final de la charla, el evaluador no puede distinguir cual de los participantes no era la máquina, esta pasaría la prueba.</w:t>
      </w:r>
    </w:p>
    <w:p w14:paraId="3577617A" w14:textId="13DDAC0C" w:rsidR="00983042" w:rsidRPr="00756A01" w:rsidRDefault="00983042" w:rsidP="00BC3DF2">
      <w:pPr>
        <w:rPr>
          <w:noProof/>
        </w:rPr>
      </w:pPr>
      <w:r w:rsidRPr="00756A01">
        <w:rPr>
          <w:noProof/>
        </w:rPr>
        <w:t xml:space="preserve"> La inteligencia artificial, durante </w:t>
      </w:r>
      <w:r w:rsidR="000B63E0">
        <w:rPr>
          <w:noProof/>
        </w:rPr>
        <w:t>varias décadas</w:t>
      </w:r>
      <w:r w:rsidRPr="00756A01">
        <w:rPr>
          <w:noProof/>
        </w:rPr>
        <w:t xml:space="preserve"> se mantuvo en los libros debido a la limitación del hardware de la época</w:t>
      </w:r>
      <w:r w:rsidR="002547CC">
        <w:rPr>
          <w:noProof/>
        </w:rPr>
        <w:t>)</w:t>
      </w:r>
      <w:r w:rsidRPr="00756A01">
        <w:rPr>
          <w:noProof/>
        </w:rPr>
        <w:t xml:space="preserve">, a pesar de eso, investigadores siguieron incursionando en formas de crear y optimizar algoritmos. </w:t>
      </w:r>
      <w:r w:rsidR="000B63E0">
        <w:rPr>
          <w:noProof/>
        </w:rPr>
        <w:t>Las primeras potenciales máquinas, con un hardware apto, surgen</w:t>
      </w:r>
      <w:r w:rsidRPr="00756A01">
        <w:rPr>
          <w:noProof/>
        </w:rPr>
        <w:t xml:space="preserve"> a fines de los 90 principio de los 2000,</w:t>
      </w:r>
      <w:r w:rsidR="000B63E0">
        <w:rPr>
          <w:noProof/>
        </w:rPr>
        <w:t xml:space="preserve"> con ellas,</w:t>
      </w:r>
      <w:r w:rsidRPr="00756A01">
        <w:rPr>
          <w:noProof/>
        </w:rPr>
        <w:t xml:space="preserve"> se pudieron probar algunos de esos algoritmos</w:t>
      </w:r>
      <w:r w:rsidR="000B63E0">
        <w:rPr>
          <w:noProof/>
        </w:rPr>
        <w:t xml:space="preserve"> que surgieron en los 50</w:t>
      </w:r>
      <w:r w:rsidR="002547CC">
        <w:rPr>
          <w:noProof/>
        </w:rPr>
        <w:t>, 60 ,60, por dar un ejemplo,</w:t>
      </w:r>
      <w:r w:rsidR="002547CC" w:rsidRPr="002547CC">
        <w:t xml:space="preserve"> </w:t>
      </w:r>
      <w:r w:rsidR="002547CC" w:rsidRPr="002547CC">
        <w:rPr>
          <w:noProof/>
        </w:rPr>
        <w:t>recién 2014, se pudo realiza con éxito la prueba deTuring mencionada anteriormente</w:t>
      </w:r>
      <w:r w:rsidR="002547CC">
        <w:rPr>
          <w:noProof/>
        </w:rPr>
        <w:t xml:space="preserve"> </w:t>
      </w:r>
      <w:r w:rsidRPr="00756A01">
        <w:rPr>
          <w:noProof/>
        </w:rPr>
        <w:t xml:space="preserve">. </w:t>
      </w:r>
    </w:p>
    <w:p w14:paraId="408F960A" w14:textId="5CF28B84" w:rsidR="00983042" w:rsidRPr="00756A01" w:rsidRDefault="00983042" w:rsidP="00BC3DF2">
      <w:pPr>
        <w:rPr>
          <w:noProof/>
        </w:rPr>
      </w:pPr>
      <w:r w:rsidRPr="00756A01">
        <w:rPr>
          <w:noProof/>
        </w:rPr>
        <w:t xml:space="preserve"> Hoy en día la inteligencia artificial avanza a pasos agigantados debido a las mejoras de hardware y que internet permite trabajar desde la comodidad de tu casa</w:t>
      </w:r>
      <w:r w:rsidR="002547CC">
        <w:rPr>
          <w:noProof/>
        </w:rPr>
        <w:t xml:space="preserve">, </w:t>
      </w:r>
      <w:r w:rsidRPr="00756A01">
        <w:rPr>
          <w:noProof/>
        </w:rPr>
        <w:t>compartir</w:t>
      </w:r>
      <w:r w:rsidR="000B63E0">
        <w:rPr>
          <w:noProof/>
        </w:rPr>
        <w:t xml:space="preserve"> y recibir</w:t>
      </w:r>
      <w:r w:rsidRPr="00756A01">
        <w:rPr>
          <w:noProof/>
        </w:rPr>
        <w:t xml:space="preserve"> conocimiento con cualquier </w:t>
      </w:r>
      <w:r w:rsidR="000B63E0">
        <w:rPr>
          <w:noProof/>
        </w:rPr>
        <w:t xml:space="preserve">grupo de </w:t>
      </w:r>
      <w:r w:rsidRPr="00756A01">
        <w:rPr>
          <w:noProof/>
        </w:rPr>
        <w:t>persona</w:t>
      </w:r>
      <w:r w:rsidR="000B63E0">
        <w:rPr>
          <w:noProof/>
        </w:rPr>
        <w:t>s</w:t>
      </w:r>
      <w:r w:rsidRPr="00756A01">
        <w:rPr>
          <w:noProof/>
        </w:rPr>
        <w:t xml:space="preserve"> alrededor del mundo.</w:t>
      </w:r>
    </w:p>
    <w:p w14:paraId="27F33E33" w14:textId="77777777" w:rsidR="00683651" w:rsidRPr="00756A01" w:rsidRDefault="00683651" w:rsidP="00BC3DF2">
      <w:pPr>
        <w:rPr>
          <w:noProof/>
        </w:rPr>
      </w:pPr>
    </w:p>
    <w:p w14:paraId="0967E0EE" w14:textId="674D6B30" w:rsidR="007C4919" w:rsidRPr="00756A01" w:rsidRDefault="007C4919" w:rsidP="00BC3DF2">
      <w:pPr>
        <w:rPr>
          <w:noProof/>
        </w:rPr>
      </w:pPr>
      <w:r w:rsidRPr="00756A01">
        <w:rPr>
          <w:noProof/>
        </w:rPr>
        <w:t xml:space="preserve"> </w:t>
      </w:r>
    </w:p>
    <w:p w14:paraId="5C70B355" w14:textId="12A4E6A6" w:rsidR="00683651" w:rsidRDefault="00683651" w:rsidP="00756A01">
      <w:pPr>
        <w:pStyle w:val="Heading2"/>
        <w:rPr>
          <w:ins w:id="56" w:author="Claudio Dario Rosales" w:date="2023-03-31T12:50:00Z"/>
          <w:lang w:val="es-AR"/>
        </w:rPr>
      </w:pPr>
      <w:bookmarkStart w:id="57" w:name="_Toc130769452"/>
      <w:r w:rsidRPr="00756A01">
        <w:rPr>
          <w:lang w:val="es-AR"/>
        </w:rPr>
        <w:t>Estado del arte.</w:t>
      </w:r>
      <w:bookmarkEnd w:id="57"/>
    </w:p>
    <w:p w14:paraId="5B31327D" w14:textId="77777777" w:rsidR="000817F2" w:rsidRPr="000817F2" w:rsidRDefault="000817F2" w:rsidP="000817F2">
      <w:pPr>
        <w:pPrChange w:id="58" w:author="Claudio Dario Rosales" w:date="2023-03-31T12:50:00Z">
          <w:pPr>
            <w:pStyle w:val="Heading2"/>
          </w:pPr>
        </w:pPrChange>
      </w:pPr>
    </w:p>
    <w:p w14:paraId="35DEF162" w14:textId="56B396D0" w:rsidR="00683651" w:rsidRPr="00756A01" w:rsidRDefault="00175003" w:rsidP="00106CB5">
      <w:pPr>
        <w:ind w:firstLine="576"/>
      </w:pPr>
      <w:r>
        <w:t>Por estos días</w:t>
      </w:r>
      <w:r w:rsidR="00106CB5" w:rsidRPr="00756A01">
        <w:t xml:space="preserve">, </w:t>
      </w:r>
      <w:r w:rsidR="00D11120" w:rsidRPr="00756A01">
        <w:t>ya es más común</w:t>
      </w:r>
      <w:r w:rsidR="00106CB5" w:rsidRPr="00756A01">
        <w:t xml:space="preserve"> encontrar </w:t>
      </w:r>
      <w:r w:rsidR="00D11120" w:rsidRPr="00756A01">
        <w:t>más</w:t>
      </w:r>
      <w:r w:rsidR="00106CB5" w:rsidRPr="00756A01">
        <w:t xml:space="preserve"> áreas que utilizan aplicaciones o soporte de redes neuronales. Desde el tratamiento de grandes bases de datos para predecir o estimar que acciones de empresas vender y/o comprar</w:t>
      </w:r>
      <w:r w:rsidR="0045563B" w:rsidRPr="00756A01">
        <w:t>, sugerir que inmuebles se pueden adquirir</w:t>
      </w:r>
      <w:r w:rsidR="000F56F9" w:rsidRPr="00756A01">
        <w:t>, estimar cuando es la mejor época para lanzar un producto</w:t>
      </w:r>
      <w:r w:rsidR="00106CB5" w:rsidRPr="00756A01">
        <w:t xml:space="preserve"> hasta detección de múltiples objetos por imágenes.</w:t>
      </w:r>
    </w:p>
    <w:p w14:paraId="1E3BB6F4" w14:textId="3B79A3AE" w:rsidR="00106CB5" w:rsidRPr="00756A01" w:rsidRDefault="00106CB5" w:rsidP="00106CB5">
      <w:pPr>
        <w:ind w:firstLine="576"/>
      </w:pPr>
      <w:r w:rsidRPr="00756A01">
        <w:t xml:space="preserve">Algunas de esas aplicaciones se han vuelto muy populares entre personas que no son afines al tema, por </w:t>
      </w:r>
      <w:r w:rsidR="000F56F9" w:rsidRPr="00756A01">
        <w:t>mencionar un ejemplo reciente</w:t>
      </w:r>
      <w:r w:rsidRPr="00756A01">
        <w:t xml:space="preserve"> el boom por chat </w:t>
      </w:r>
      <w:proofErr w:type="spellStart"/>
      <w:r w:rsidRPr="00756A01">
        <w:t>gpt</w:t>
      </w:r>
      <w:proofErr w:type="spellEnd"/>
      <w:r w:rsidRPr="00756A01">
        <w:t xml:space="preserve">. </w:t>
      </w:r>
    </w:p>
    <w:p w14:paraId="72C269FB" w14:textId="237A0562" w:rsidR="008162A5" w:rsidRPr="00756A01" w:rsidRDefault="00106CB5" w:rsidP="000F56F9">
      <w:pPr>
        <w:ind w:firstLine="576"/>
      </w:pPr>
      <w:r w:rsidRPr="00756A01">
        <w:t xml:space="preserve">Un área de la inteligencia artificial que ya da mucho de </w:t>
      </w:r>
      <w:proofErr w:type="spellStart"/>
      <w:r w:rsidRPr="00756A01">
        <w:t>que</w:t>
      </w:r>
      <w:proofErr w:type="spellEnd"/>
      <w:r w:rsidRPr="00756A01">
        <w:t xml:space="preserve"> hablar (y de seguro en el futuro lo siga haciendo) es la que utiliza la detección de </w:t>
      </w:r>
      <w:r w:rsidR="000F56F9" w:rsidRPr="00756A01">
        <w:t>cosas</w:t>
      </w:r>
      <w:r w:rsidRPr="00756A01">
        <w:t xml:space="preserve"> por medio de imágenes</w:t>
      </w:r>
      <w:r w:rsidR="008162A5" w:rsidRPr="00756A01">
        <w:t>.</w:t>
      </w:r>
      <w:r w:rsidR="000F56F9" w:rsidRPr="00756A01">
        <w:t xml:space="preserve"> ¿Qué cosas puede detectar una red neuronal? Todo aquello que puede ser captado por una cámara, </w:t>
      </w:r>
      <w:r w:rsidR="008162A5" w:rsidRPr="00756A01">
        <w:t>tiene un campo de uso casi infinito, se la utiliza para detectar caras (cámaras de seguridad, métodos de acceso, etc.) como objetos de distinta índole que servirán para que robots o autos puedan desplazarse de manera autónoma</w:t>
      </w:r>
      <w:r w:rsidR="00175003">
        <w:t>, evitando colisiones</w:t>
      </w:r>
      <w:r w:rsidR="008162A5" w:rsidRPr="00756A01">
        <w:t>, encontrar diferentes tipos de fallas en algunas industrias que permitan realizar un mantenimiento preventivo</w:t>
      </w:r>
      <w:r w:rsidR="000F56F9" w:rsidRPr="00756A01">
        <w:t xml:space="preserve"> hasta existe el caso donde se utilizó para detectar si una persona sufría de depresión solo con sus fotos de Instagram</w:t>
      </w:r>
      <w:r w:rsidR="008162A5" w:rsidRPr="00756A01">
        <w:t xml:space="preserve">. </w:t>
      </w:r>
    </w:p>
    <w:p w14:paraId="5F1E37B6" w14:textId="01F42077" w:rsidR="00AF7FEF" w:rsidRPr="00756A01" w:rsidRDefault="000F56F9" w:rsidP="00106CB5">
      <w:pPr>
        <w:ind w:firstLine="576"/>
      </w:pPr>
      <w:r w:rsidRPr="00756A01">
        <w:t>La medicina</w:t>
      </w:r>
      <w:r w:rsidR="008162A5" w:rsidRPr="00756A01">
        <w:t xml:space="preserve"> le </w:t>
      </w:r>
      <w:r w:rsidRPr="00756A01">
        <w:t>está</w:t>
      </w:r>
      <w:r w:rsidR="008162A5" w:rsidRPr="00756A01">
        <w:t xml:space="preserve"> sacando mucho </w:t>
      </w:r>
      <w:r w:rsidR="00D11120" w:rsidRPr="00756A01">
        <w:t>provecho</w:t>
      </w:r>
      <w:r w:rsidRPr="00756A01">
        <w:t>, ya que e</w:t>
      </w:r>
      <w:r w:rsidR="00AF7FEF" w:rsidRPr="00756A01">
        <w:t>xisten</w:t>
      </w:r>
      <w:r w:rsidRPr="00756A01">
        <w:t xml:space="preserve"> </w:t>
      </w:r>
      <w:r w:rsidR="00175003">
        <w:t>varias</w:t>
      </w:r>
      <w:r w:rsidRPr="00756A01">
        <w:t xml:space="preserve"> enfermedades que se pueden detectar o diagnosticar con tomografías</w:t>
      </w:r>
      <w:r w:rsidR="00D11120" w:rsidRPr="00756A01">
        <w:t>.</w:t>
      </w:r>
      <w:r w:rsidR="00AF7FEF" w:rsidRPr="00756A01">
        <w:t xml:space="preserve"> </w:t>
      </w:r>
      <w:r w:rsidR="00D11120" w:rsidRPr="00756A01">
        <w:t>V</w:t>
      </w:r>
      <w:r w:rsidR="00AF7FEF" w:rsidRPr="00756A01">
        <w:t>arias empresas dedicadas a esto, basta con ir a Google y podemos ver los resultados de búsquedas que nos da.</w:t>
      </w:r>
    </w:p>
    <w:p w14:paraId="68A08EC8" w14:textId="0ECE4383" w:rsidR="008162A5" w:rsidRDefault="00AF7FEF" w:rsidP="00106CB5">
      <w:pPr>
        <w:ind w:firstLine="576"/>
      </w:pPr>
      <w:r w:rsidRPr="00756A01">
        <w:t xml:space="preserve">Las I.A. </w:t>
      </w:r>
      <w:r w:rsidR="000F56F9" w:rsidRPr="00756A01">
        <w:t>pueden nutrirse de que muchas</w:t>
      </w:r>
      <w:r w:rsidRPr="00756A01">
        <w:t xml:space="preserve"> enfermedades </w:t>
      </w:r>
      <w:r w:rsidR="000F56F9" w:rsidRPr="00756A01">
        <w:t>se pueden detectar o se diagnostican por</w:t>
      </w:r>
      <w:r w:rsidRPr="00756A01">
        <w:t xml:space="preserve"> imágenes, por lo general, son de tomografía, en blanco y negro</w:t>
      </w:r>
      <w:r w:rsidR="00175003">
        <w:t xml:space="preserve"> o a color</w:t>
      </w:r>
      <w:r w:rsidRPr="00756A01">
        <w:t>, entre las que podemos mencionar tumores, etc.</w:t>
      </w:r>
      <w:r w:rsidR="0003147D" w:rsidRPr="00756A01">
        <w:t xml:space="preserve"> L</w:t>
      </w:r>
      <w:r w:rsidRPr="00756A01">
        <w:t>as que no podemos dejar de nombrar, ya que a ellas apunta el trabajo son las oculares que podemos diagnosticar con las tomografías de coherencias ópticas.</w:t>
      </w:r>
    </w:p>
    <w:p w14:paraId="68A87292" w14:textId="77777777" w:rsidR="00683651" w:rsidRPr="00756A01" w:rsidRDefault="00683651" w:rsidP="00683651">
      <w:pPr>
        <w:rPr>
          <w:noProof/>
        </w:rPr>
      </w:pPr>
    </w:p>
    <w:p w14:paraId="17B018E3" w14:textId="09263C9C" w:rsidR="00683651" w:rsidRPr="00756A01" w:rsidRDefault="00E50B8F" w:rsidP="00E50B8F">
      <w:pPr>
        <w:pStyle w:val="Heading2"/>
        <w:rPr>
          <w:noProof/>
          <w:lang w:val="es-AR"/>
        </w:rPr>
      </w:pPr>
      <w:bookmarkStart w:id="59" w:name="_Toc130769453"/>
      <w:r>
        <w:rPr>
          <w:noProof/>
        </w:rPr>
        <w:lastRenderedPageBreak/>
        <w:t>Motivacion</w:t>
      </w:r>
      <w:bookmarkEnd w:id="59"/>
      <w:r>
        <w:rPr>
          <w:noProof/>
        </w:rPr>
        <w:t xml:space="preserve"> </w:t>
      </w:r>
    </w:p>
    <w:p w14:paraId="6D42C2BD" w14:textId="17005EF3" w:rsidR="00683651" w:rsidRDefault="00683651" w:rsidP="00683651">
      <w:pPr>
        <w:rPr>
          <w:noProof/>
        </w:rPr>
      </w:pPr>
    </w:p>
    <w:p w14:paraId="0447524B" w14:textId="5CD26F83" w:rsidR="00421ABA" w:rsidRDefault="00421ABA" w:rsidP="00683651">
      <w:pPr>
        <w:rPr>
          <w:noProof/>
        </w:rPr>
      </w:pPr>
      <w:r>
        <w:rPr>
          <w:noProof/>
        </w:rPr>
        <w:t>Las motivaciones para iniciar este trabajo son varias, pero la</w:t>
      </w:r>
      <w:r w:rsidR="000A4D7A">
        <w:rPr>
          <w:noProof/>
        </w:rPr>
        <w:t>s</w:t>
      </w:r>
      <w:r>
        <w:rPr>
          <w:noProof/>
        </w:rPr>
        <w:t xml:space="preserve"> más importante</w:t>
      </w:r>
      <w:r w:rsidR="000A4D7A">
        <w:rPr>
          <w:noProof/>
        </w:rPr>
        <w:t>s</w:t>
      </w:r>
      <w:r>
        <w:rPr>
          <w:noProof/>
        </w:rPr>
        <w:t xml:space="preserve"> es el aprender los conceptos básicos de creación y trabajo con redes neuronales, desarrollar la capacidad de utilizar distintas herramientas creadas para estas, como lo son el transfer lerning</w:t>
      </w:r>
      <w:r w:rsidR="002B2663">
        <w:rPr>
          <w:noProof/>
        </w:rPr>
        <w:t xml:space="preserve"> o data aumentation.</w:t>
      </w:r>
    </w:p>
    <w:p w14:paraId="6559D59A" w14:textId="4BA4CBAE" w:rsidR="002B2663" w:rsidRPr="00756A01" w:rsidRDefault="002B2663" w:rsidP="00683651">
      <w:pPr>
        <w:rPr>
          <w:noProof/>
        </w:rPr>
      </w:pPr>
      <w:r>
        <w:rPr>
          <w:noProof/>
        </w:rPr>
        <w:t xml:space="preserve">Otra motivación importante es aprender el uso de servidores web a niveles básicos, tanto la parte de front y back end, para que el proyecto no quede limitado a una máquina remota. </w:t>
      </w:r>
    </w:p>
    <w:p w14:paraId="322BBE9F" w14:textId="533CADE8" w:rsidR="00683651" w:rsidRPr="00756A01" w:rsidRDefault="00683651" w:rsidP="00683651">
      <w:pPr>
        <w:rPr>
          <w:noProof/>
        </w:rPr>
      </w:pPr>
    </w:p>
    <w:p w14:paraId="59E87672" w14:textId="77777777" w:rsidR="00683651" w:rsidRPr="00756A01" w:rsidRDefault="00683651" w:rsidP="00683651">
      <w:pPr>
        <w:rPr>
          <w:noProof/>
        </w:rPr>
      </w:pPr>
    </w:p>
    <w:p w14:paraId="2015F5E5" w14:textId="0587036C" w:rsidR="00683651" w:rsidRPr="00756A01" w:rsidRDefault="00683651" w:rsidP="00BC3DF2">
      <w:pPr>
        <w:rPr>
          <w:noProof/>
        </w:rPr>
      </w:pPr>
    </w:p>
    <w:p w14:paraId="279B06AD" w14:textId="2165762E" w:rsidR="00683651" w:rsidRPr="00756A01" w:rsidRDefault="00683651" w:rsidP="00BC3DF2">
      <w:pPr>
        <w:rPr>
          <w:noProof/>
        </w:rPr>
      </w:pPr>
    </w:p>
    <w:p w14:paraId="5D86432C" w14:textId="38D0511F" w:rsidR="002A2724" w:rsidRPr="00756A01" w:rsidRDefault="002A2724" w:rsidP="00147F41">
      <w:pPr>
        <w:rPr>
          <w:noProof/>
        </w:rPr>
      </w:pPr>
      <w:r w:rsidRPr="00756A01">
        <w:rPr>
          <w:noProof/>
        </w:rPr>
        <w:t xml:space="preserve">  </w:t>
      </w:r>
    </w:p>
    <w:p w14:paraId="25345069" w14:textId="77777777" w:rsidR="00345767" w:rsidRPr="00756A01" w:rsidRDefault="00345767" w:rsidP="00147F41">
      <w:pPr>
        <w:rPr>
          <w:noProof/>
        </w:rPr>
      </w:pPr>
    </w:p>
    <w:p w14:paraId="2F568868" w14:textId="77777777" w:rsidR="00695AAE" w:rsidRPr="00756A01" w:rsidRDefault="00695AAE" w:rsidP="00695AAE">
      <w:pPr>
        <w:rPr>
          <w:noProof/>
        </w:rPr>
      </w:pPr>
    </w:p>
    <w:p w14:paraId="25BBCE42" w14:textId="58CADFC7" w:rsidR="00147F41" w:rsidRPr="00756A01" w:rsidRDefault="007943FD" w:rsidP="00695AAE">
      <w:pPr>
        <w:pStyle w:val="Titulo1Captulo"/>
        <w:rPr>
          <w:noProof/>
          <w:lang w:val="es-AR"/>
        </w:rPr>
      </w:pPr>
      <w:bookmarkStart w:id="60" w:name="_Toc130769454"/>
      <w:r w:rsidRPr="00756A01">
        <w:rPr>
          <w:noProof/>
          <w:lang w:val="es-AR"/>
        </w:rPr>
        <w:lastRenderedPageBreak/>
        <w:t>Internet</w:t>
      </w:r>
      <w:r w:rsidR="00695AAE" w:rsidRPr="00756A01">
        <w:rPr>
          <w:noProof/>
          <w:lang w:val="es-AR"/>
        </w:rPr>
        <w:t>.</w:t>
      </w:r>
      <w:bookmarkEnd w:id="60"/>
    </w:p>
    <w:p w14:paraId="30E4709A" w14:textId="77777777" w:rsidR="00695AAE" w:rsidRPr="00756A01" w:rsidRDefault="00695AAE" w:rsidP="00695AAE">
      <w:pPr>
        <w:rPr>
          <w:noProof/>
        </w:rPr>
      </w:pPr>
    </w:p>
    <w:p w14:paraId="46C08761" w14:textId="67FE254F" w:rsidR="00695AAE" w:rsidRPr="00756A01" w:rsidRDefault="007943FD" w:rsidP="00695AAE">
      <w:pPr>
        <w:pStyle w:val="Heading2"/>
        <w:rPr>
          <w:noProof/>
          <w:lang w:val="es-AR"/>
        </w:rPr>
      </w:pPr>
      <w:bookmarkStart w:id="61" w:name="_Toc130769455"/>
      <w:bookmarkStart w:id="62" w:name="_Hlk127492707"/>
      <w:r w:rsidRPr="00756A01">
        <w:rPr>
          <w:noProof/>
          <w:lang w:val="es-AR"/>
        </w:rPr>
        <w:t>Servicios web</w:t>
      </w:r>
      <w:r w:rsidR="00695AAE" w:rsidRPr="00756A01">
        <w:rPr>
          <w:noProof/>
          <w:lang w:val="es-AR"/>
        </w:rPr>
        <w:t xml:space="preserve"> 1.</w:t>
      </w:r>
      <w:bookmarkEnd w:id="61"/>
    </w:p>
    <w:bookmarkEnd w:id="62"/>
    <w:p w14:paraId="6316805C" w14:textId="77777777" w:rsidR="00E63F2B" w:rsidRPr="00756A01" w:rsidRDefault="00E63F2B" w:rsidP="00E63F2B">
      <w:pPr>
        <w:rPr>
          <w:noProof/>
        </w:rPr>
      </w:pPr>
    </w:p>
    <w:p w14:paraId="1B33EF77" w14:textId="45E508E7" w:rsidR="00EC2C87" w:rsidRPr="00756A01" w:rsidRDefault="0003147D" w:rsidP="007943FD">
      <w:pPr>
        <w:ind w:left="576"/>
        <w:rPr>
          <w:noProof/>
        </w:rPr>
      </w:pPr>
      <w:r w:rsidRPr="00756A01">
        <w:rPr>
          <w:noProof/>
        </w:rPr>
        <w:t>A finales de los 90</w:t>
      </w:r>
      <w:r w:rsidR="007943FD" w:rsidRPr="00756A01">
        <w:rPr>
          <w:noProof/>
        </w:rPr>
        <w:t>, brindar un servicio web por partes de las empreas, era plus o lujo.</w:t>
      </w:r>
      <w:r w:rsidRPr="00756A01">
        <w:rPr>
          <w:noProof/>
        </w:rPr>
        <w:t xml:space="preserve"> No todas las perosnas tenías acceso a internet y </w:t>
      </w:r>
      <w:r w:rsidR="00F06CBE">
        <w:rPr>
          <w:noProof/>
        </w:rPr>
        <w:t>las</w:t>
      </w:r>
      <w:r w:rsidRPr="00756A01">
        <w:rPr>
          <w:noProof/>
        </w:rPr>
        <w:t xml:space="preserve"> que podía,  </w:t>
      </w:r>
      <w:r w:rsidR="000119EA">
        <w:rPr>
          <w:noProof/>
        </w:rPr>
        <w:t xml:space="preserve">lo hacían mediante </w:t>
      </w:r>
      <w:r w:rsidRPr="00756A01">
        <w:rPr>
          <w:noProof/>
        </w:rPr>
        <w:t>una conexión bastante mala</w:t>
      </w:r>
      <w:r w:rsidR="00421ABA">
        <w:rPr>
          <w:noProof/>
        </w:rPr>
        <w:t xml:space="preserve"> (incluso para E.E.U.U. y Europa</w:t>
      </w:r>
      <w:r w:rsidR="000119EA">
        <w:rPr>
          <w:noProof/>
        </w:rPr>
        <w:t>,</w:t>
      </w:r>
      <w:r w:rsidR="00421ABA">
        <w:rPr>
          <w:noProof/>
        </w:rPr>
        <w:t xml:space="preserve"> que siempre gozaron de mejor calidad de estos servicios que el resto del mundo)</w:t>
      </w:r>
      <w:r w:rsidRPr="00756A01">
        <w:rPr>
          <w:noProof/>
        </w:rPr>
        <w:t>.</w:t>
      </w:r>
      <w:r w:rsidR="007943FD" w:rsidRPr="00756A01">
        <w:rPr>
          <w:noProof/>
        </w:rPr>
        <w:t xml:space="preserve"> Hoy en día, </w:t>
      </w:r>
      <w:r w:rsidRPr="00756A01">
        <w:rPr>
          <w:noProof/>
        </w:rPr>
        <w:t xml:space="preserve">en la Argentina, </w:t>
      </w:r>
      <w:r w:rsidR="00421ABA">
        <w:rPr>
          <w:noProof/>
        </w:rPr>
        <w:t>casi toda la población</w:t>
      </w:r>
      <w:r w:rsidRPr="00756A01">
        <w:rPr>
          <w:noProof/>
        </w:rPr>
        <w:t xml:space="preserve"> tiene acceso a internet</w:t>
      </w:r>
      <w:r w:rsidR="00421ABA">
        <w:rPr>
          <w:noProof/>
        </w:rPr>
        <w:t xml:space="preserve">, </w:t>
      </w:r>
      <w:r w:rsidR="000119EA">
        <w:rPr>
          <w:noProof/>
        </w:rPr>
        <w:t>y muchas</w:t>
      </w:r>
      <w:r w:rsidR="00BC1E7C">
        <w:rPr>
          <w:noProof/>
        </w:rPr>
        <w:t xml:space="preserve"> personas</w:t>
      </w:r>
      <w:r w:rsidR="000119EA">
        <w:rPr>
          <w:noProof/>
        </w:rPr>
        <w:t>,</w:t>
      </w:r>
      <w:r w:rsidR="00BC1E7C">
        <w:rPr>
          <w:noProof/>
        </w:rPr>
        <w:t xml:space="preserve"> lo tiene por mas de</w:t>
      </w:r>
      <w:r w:rsidRPr="00756A01">
        <w:rPr>
          <w:noProof/>
        </w:rPr>
        <w:t xml:space="preserve">  un dispositivo</w:t>
      </w:r>
      <w:r w:rsidR="00421ABA">
        <w:rPr>
          <w:noProof/>
        </w:rPr>
        <w:t xml:space="preserve"> (tablest, teléfono, computadora,etc.)</w:t>
      </w:r>
      <w:r w:rsidRPr="00756A01">
        <w:rPr>
          <w:noProof/>
        </w:rPr>
        <w:t xml:space="preserve">, por lo que </w:t>
      </w:r>
      <w:r w:rsidR="007943FD" w:rsidRPr="00756A01">
        <w:rPr>
          <w:noProof/>
        </w:rPr>
        <w:t xml:space="preserve">las empresas que no lo </w:t>
      </w:r>
      <w:r w:rsidRPr="00756A01">
        <w:rPr>
          <w:noProof/>
        </w:rPr>
        <w:t>brindan un servicio web básico</w:t>
      </w:r>
      <w:r w:rsidR="007943FD" w:rsidRPr="00756A01">
        <w:rPr>
          <w:noProof/>
        </w:rPr>
        <w:t xml:space="preserve">, estan por destras de </w:t>
      </w:r>
      <w:r w:rsidRPr="00756A01">
        <w:rPr>
          <w:noProof/>
        </w:rPr>
        <w:t>toda la</w:t>
      </w:r>
      <w:r w:rsidR="007943FD" w:rsidRPr="00756A01">
        <w:rPr>
          <w:noProof/>
        </w:rPr>
        <w:t xml:space="preserve"> competencia</w:t>
      </w:r>
      <w:r w:rsidR="00BC1E7C">
        <w:rPr>
          <w:noProof/>
        </w:rPr>
        <w:t>(al igual que aquellos que no usaban el motor a vapor en su momento)</w:t>
      </w:r>
      <w:r w:rsidR="007943FD" w:rsidRPr="00756A01">
        <w:rPr>
          <w:noProof/>
        </w:rPr>
        <w:t xml:space="preserve">. Exiten multiples ventajas por lo que se usan estos servicios, entre los más importantes podemos nombrar: </w:t>
      </w:r>
    </w:p>
    <w:p w14:paraId="4E81B82F" w14:textId="11562EAA" w:rsidR="007943FD" w:rsidRPr="00756A01" w:rsidRDefault="007943FD" w:rsidP="007943FD">
      <w:pPr>
        <w:pStyle w:val="ListParagraph"/>
        <w:numPr>
          <w:ilvl w:val="0"/>
          <w:numId w:val="9"/>
        </w:numPr>
        <w:rPr>
          <w:noProof/>
        </w:rPr>
      </w:pPr>
      <w:r w:rsidRPr="00756A01">
        <w:rPr>
          <w:noProof/>
        </w:rPr>
        <w:t>Superar las limitaciones físicas</w:t>
      </w:r>
      <w:r w:rsidR="0003147D" w:rsidRPr="00756A01">
        <w:rPr>
          <w:noProof/>
        </w:rPr>
        <w:t>, podemos llegar a todo el mundo de manera instantanea</w:t>
      </w:r>
      <w:r w:rsidR="00A8150F" w:rsidRPr="00756A01">
        <w:rPr>
          <w:noProof/>
        </w:rPr>
        <w:t>.</w:t>
      </w:r>
    </w:p>
    <w:p w14:paraId="4856BF33" w14:textId="44AEB194" w:rsidR="002440AD" w:rsidRPr="00756A01" w:rsidRDefault="0003147D" w:rsidP="007943FD">
      <w:pPr>
        <w:pStyle w:val="ListParagraph"/>
        <w:numPr>
          <w:ilvl w:val="0"/>
          <w:numId w:val="9"/>
        </w:numPr>
        <w:rPr>
          <w:noProof/>
        </w:rPr>
      </w:pPr>
      <w:r w:rsidRPr="00756A01">
        <w:rPr>
          <w:noProof/>
        </w:rPr>
        <w:t>Es más economico</w:t>
      </w:r>
      <w:r w:rsidR="00A8150F" w:rsidRPr="00756A01">
        <w:rPr>
          <w:noProof/>
        </w:rPr>
        <w:t>, creamos una landing una sola vez y tenemos que pagar costos mínimos de mantenimientos, a diferencia de cuando se debía imprimir mes a mes catálogos de revistas</w:t>
      </w:r>
      <w:r w:rsidR="002B2663">
        <w:rPr>
          <w:noProof/>
        </w:rPr>
        <w:t>, pagar publicidades de radio, televisión, etc.</w:t>
      </w:r>
    </w:p>
    <w:p w14:paraId="22AD678B" w14:textId="1955BECB" w:rsidR="002B2663" w:rsidRPr="00756A01" w:rsidRDefault="002B2663" w:rsidP="000119EA">
      <w:pPr>
        <w:pStyle w:val="ListParagraph"/>
        <w:numPr>
          <w:ilvl w:val="0"/>
          <w:numId w:val="9"/>
        </w:numPr>
        <w:rPr>
          <w:noProof/>
        </w:rPr>
      </w:pPr>
      <w:r>
        <w:rPr>
          <w:noProof/>
        </w:rPr>
        <w:t>Se puede buscar algún servicio que nos ayude a llegar a los potenciales clientes</w:t>
      </w:r>
      <w:r w:rsidR="000119EA">
        <w:rPr>
          <w:noProof/>
        </w:rPr>
        <w:t xml:space="preserve">, de manera </w:t>
      </w:r>
      <w:r w:rsidR="00B37F44">
        <w:rPr>
          <w:noProof/>
        </w:rPr>
        <w:t>precisa</w:t>
      </w:r>
      <w:r w:rsidR="000119EA">
        <w:rPr>
          <w:noProof/>
        </w:rPr>
        <w:t xml:space="preserve"> y directa, en el menor tiempo posible.</w:t>
      </w:r>
    </w:p>
    <w:p w14:paraId="32765F74" w14:textId="77777777" w:rsidR="00EC2C87" w:rsidRPr="000907EE" w:rsidRDefault="00EC2C87" w:rsidP="00E63F2B">
      <w:pPr>
        <w:rPr>
          <w:noProof/>
        </w:rPr>
      </w:pPr>
    </w:p>
    <w:p w14:paraId="214764D6" w14:textId="0CFCDA77" w:rsidR="00C00DFB" w:rsidRPr="000907EE" w:rsidRDefault="00C00DFB" w:rsidP="00C00DFB">
      <w:pPr>
        <w:ind w:left="576"/>
        <w:rPr>
          <w:noProof/>
        </w:rPr>
      </w:pPr>
      <w:r w:rsidRPr="000907EE">
        <w:rPr>
          <w:noProof/>
        </w:rPr>
        <w:tab/>
      </w:r>
      <w:r w:rsidR="00A8150F" w:rsidRPr="000907EE">
        <w:rPr>
          <w:noProof/>
        </w:rPr>
        <w:t>Estos servicios se basan en la</w:t>
      </w:r>
      <w:r w:rsidRPr="000907EE">
        <w:rPr>
          <w:noProof/>
        </w:rPr>
        <w:t xml:space="preserve"> arquitectura</w:t>
      </w:r>
      <w:r w:rsidR="00A8150F" w:rsidRPr="000907EE">
        <w:rPr>
          <w:noProof/>
        </w:rPr>
        <w:t xml:space="preserve"> de cliente- servivor. Este es un </w:t>
      </w:r>
      <w:r w:rsidRPr="000907EE">
        <w:rPr>
          <w:noProof/>
        </w:rPr>
        <w:t xml:space="preserve">modelo de diseño de software en el que las tareas se reparten entre los proveedores de recursos o servicios, llamados servidores, y los demandantes, llamados clientes. </w:t>
      </w:r>
    </w:p>
    <w:p w14:paraId="34B2BB1D" w14:textId="437247C5" w:rsidR="00391E3F" w:rsidRPr="000907EE" w:rsidRDefault="00391E3F" w:rsidP="00C00DFB">
      <w:pPr>
        <w:ind w:left="576"/>
        <w:rPr>
          <w:noProof/>
        </w:rPr>
      </w:pPr>
      <w:r w:rsidRPr="000907EE">
        <w:rPr>
          <w:noProof/>
        </w:rPr>
        <w:t>Los componentes básicos que lo forman son:</w:t>
      </w:r>
    </w:p>
    <w:p w14:paraId="12381A86" w14:textId="3FA78337" w:rsidR="00391E3F" w:rsidRPr="000907EE" w:rsidRDefault="00391E3F" w:rsidP="00391E3F">
      <w:pPr>
        <w:pStyle w:val="ListParagraph"/>
        <w:numPr>
          <w:ilvl w:val="0"/>
          <w:numId w:val="9"/>
        </w:numPr>
        <w:rPr>
          <w:noProof/>
        </w:rPr>
      </w:pPr>
      <w:r w:rsidRPr="000907EE">
        <w:rPr>
          <w:noProof/>
        </w:rPr>
        <w:t>Red: es un conjunto de clientes, servidores y base de datos unidos de una manera físca o no</w:t>
      </w:r>
      <w:r w:rsidR="000119EA">
        <w:rPr>
          <w:noProof/>
        </w:rPr>
        <w:t xml:space="preserve">, </w:t>
      </w:r>
      <w:r w:rsidRPr="000907EE">
        <w:rPr>
          <w:noProof/>
        </w:rPr>
        <w:t>en el que existen protocolos de transmisión de información establecidos.</w:t>
      </w:r>
    </w:p>
    <w:p w14:paraId="47433425" w14:textId="573CF00D" w:rsidR="00391E3F" w:rsidRPr="000907EE" w:rsidRDefault="00391E3F" w:rsidP="00391E3F">
      <w:pPr>
        <w:pStyle w:val="ListParagraph"/>
        <w:numPr>
          <w:ilvl w:val="0"/>
          <w:numId w:val="9"/>
        </w:numPr>
        <w:rPr>
          <w:noProof/>
        </w:rPr>
      </w:pPr>
      <w:r w:rsidRPr="000907EE">
        <w:rPr>
          <w:noProof/>
        </w:rPr>
        <w:t>Cliente: es un demandate de servicios, este cliente puede ser un ordenador como también una aplicación informatica, la cual requiere informacion proveniente de la red para funcionar.</w:t>
      </w:r>
    </w:p>
    <w:p w14:paraId="57D20327" w14:textId="56F2A810" w:rsidR="00391E3F" w:rsidRPr="000907EE" w:rsidRDefault="00391E3F" w:rsidP="00391E3F">
      <w:pPr>
        <w:pStyle w:val="ListParagraph"/>
        <w:numPr>
          <w:ilvl w:val="0"/>
          <w:numId w:val="9"/>
        </w:numPr>
        <w:rPr>
          <w:noProof/>
        </w:rPr>
      </w:pPr>
      <w:r w:rsidRPr="000907EE">
        <w:rPr>
          <w:noProof/>
        </w:rPr>
        <w:t>Servidor: un servidor hace</w:t>
      </w:r>
      <w:r w:rsidR="000907EE" w:rsidRPr="000907EE">
        <w:rPr>
          <w:noProof/>
        </w:rPr>
        <w:t xml:space="preserve"> referencia a un proveedor de servicios, este a su vez puede ser un ordenar o una </w:t>
      </w:r>
      <w:r w:rsidR="000119EA">
        <w:rPr>
          <w:noProof/>
        </w:rPr>
        <w:t>aplicación</w:t>
      </w:r>
      <w:r w:rsidR="000907EE" w:rsidRPr="000907EE">
        <w:rPr>
          <w:noProof/>
        </w:rPr>
        <w:t xml:space="preserve"> informatica la cual envía información a los demás agentes de la red.</w:t>
      </w:r>
    </w:p>
    <w:p w14:paraId="2677459D" w14:textId="475684C8" w:rsidR="000907EE" w:rsidRPr="000907EE" w:rsidRDefault="000907EE" w:rsidP="00391E3F">
      <w:pPr>
        <w:pStyle w:val="ListParagraph"/>
        <w:numPr>
          <w:ilvl w:val="0"/>
          <w:numId w:val="9"/>
        </w:numPr>
        <w:rPr>
          <w:noProof/>
        </w:rPr>
      </w:pPr>
      <w:r w:rsidRPr="000907EE">
        <w:rPr>
          <w:noProof/>
        </w:rPr>
        <w:t>Protocolo: es un conjunto de normas o reglas y pasos establecidos de manera clara y concreta sobre el flujo de información en una red estructurada.</w:t>
      </w:r>
      <w:r w:rsidR="00C23849">
        <w:rPr>
          <w:noProof/>
        </w:rPr>
        <w:t xml:space="preserve"> En el caso de los servicios web, se utiliza el protocolo http, se profundizara en </w:t>
      </w:r>
      <w:r w:rsidR="000119EA">
        <w:rPr>
          <w:noProof/>
        </w:rPr>
        <w:t>un poco más en la siguiente parte</w:t>
      </w:r>
      <w:r w:rsidR="00C23849">
        <w:rPr>
          <w:noProof/>
        </w:rPr>
        <w:t>.</w:t>
      </w:r>
    </w:p>
    <w:p w14:paraId="3ED0A389" w14:textId="08B8F01C" w:rsidR="000907EE" w:rsidRDefault="008B17F7" w:rsidP="00391E3F">
      <w:pPr>
        <w:pStyle w:val="ListParagraph"/>
        <w:numPr>
          <w:ilvl w:val="0"/>
          <w:numId w:val="9"/>
        </w:numPr>
        <w:rPr>
          <w:noProof/>
        </w:rPr>
      </w:pPr>
      <w:r>
        <w:rPr>
          <w:noProof/>
        </w:rPr>
        <w:t>Servicios: Un Servicio es un conjunto de información que busca responder las necesidades de un cliente, donde esta información pueden ser mail, música,etc  en nuestro caso, diagnosticos.</w:t>
      </w:r>
    </w:p>
    <w:p w14:paraId="39E0150D" w14:textId="5B74ED11" w:rsidR="008B17F7" w:rsidRPr="000907EE" w:rsidRDefault="008B17F7" w:rsidP="00391E3F">
      <w:pPr>
        <w:pStyle w:val="ListParagraph"/>
        <w:numPr>
          <w:ilvl w:val="0"/>
          <w:numId w:val="9"/>
        </w:numPr>
        <w:rPr>
          <w:noProof/>
        </w:rPr>
      </w:pPr>
      <w:r>
        <w:rPr>
          <w:noProof/>
        </w:rPr>
        <w:t>Base de datos: son bancos de información ordenada, categorizada y clasificada que forman parte de la red, que son sitios de lamacenaje para la utilización de los servidores y también directamente de los clientes.</w:t>
      </w:r>
    </w:p>
    <w:p w14:paraId="48F8E03A" w14:textId="45F45C9D" w:rsidR="00C00DFB" w:rsidRPr="000907EE" w:rsidRDefault="00C00DFB" w:rsidP="00C00DFB">
      <w:pPr>
        <w:ind w:left="576"/>
        <w:rPr>
          <w:noProof/>
        </w:rPr>
      </w:pPr>
      <w:r w:rsidRPr="000907EE">
        <w:rPr>
          <w:noProof/>
        </w:rPr>
        <w:t>Algunos ejemplos de aplicaciones que usen el modelo cliente -servidor son el correo electrónico, un servideo de impresión y la Wolrd Wide Web.[definicion de wikipedia]</w:t>
      </w:r>
    </w:p>
    <w:p w14:paraId="4A91BD4A" w14:textId="3C3B8ED3" w:rsidR="00C00DFB" w:rsidRPr="000907EE" w:rsidRDefault="00C00DFB" w:rsidP="00C00DFB">
      <w:pPr>
        <w:ind w:left="576"/>
        <w:rPr>
          <w:noProof/>
        </w:rPr>
      </w:pPr>
      <w:r w:rsidRPr="000907EE">
        <w:rPr>
          <w:noProof/>
        </w:rPr>
        <w:t xml:space="preserve"> </w:t>
      </w:r>
    </w:p>
    <w:p w14:paraId="4083DB28" w14:textId="256C3688" w:rsidR="00391E3F" w:rsidRPr="000907EE" w:rsidRDefault="00391E3F" w:rsidP="00391E3F">
      <w:pPr>
        <w:rPr>
          <w:noProof/>
        </w:rPr>
      </w:pPr>
    </w:p>
    <w:p w14:paraId="49203E3F" w14:textId="4F642D11" w:rsidR="002440AD" w:rsidRDefault="00A23529" w:rsidP="00A23529">
      <w:pPr>
        <w:pStyle w:val="Heading2"/>
        <w:rPr>
          <w:noProof/>
        </w:rPr>
      </w:pPr>
      <w:bookmarkStart w:id="63" w:name="_Toc130769456"/>
      <w:r>
        <w:rPr>
          <w:noProof/>
        </w:rPr>
        <w:t>http</w:t>
      </w:r>
      <w:bookmarkEnd w:id="63"/>
    </w:p>
    <w:p w14:paraId="5121CAA1" w14:textId="18675A15" w:rsidR="00A23529" w:rsidRPr="00A23529" w:rsidRDefault="00A23529" w:rsidP="00A23529"/>
    <w:p w14:paraId="152F6A2C" w14:textId="77777777" w:rsidR="00A23529" w:rsidRPr="00A23529" w:rsidRDefault="00A23529" w:rsidP="00A23529">
      <w:r w:rsidRPr="00A23529">
        <w:t>El protocolo utilizado es el http, de sus siglas en inglés: “</w:t>
      </w:r>
      <w:proofErr w:type="spellStart"/>
      <w:r w:rsidRPr="00A23529">
        <w:t>Hypertext</w:t>
      </w:r>
      <w:proofErr w:type="spellEnd"/>
      <w:r w:rsidRPr="00A23529">
        <w:t xml:space="preserve"> Transfer </w:t>
      </w:r>
      <w:proofErr w:type="spellStart"/>
      <w:r w:rsidRPr="00A23529">
        <w:t>Protocol</w:t>
      </w:r>
      <w:proofErr w:type="spellEnd"/>
      <w:r w:rsidRPr="00A23529">
        <w:t>”, nos permite realizar una petición de datos y recursos, como pueden ser documentos HTML.</w:t>
      </w:r>
    </w:p>
    <w:p w14:paraId="5708D09B" w14:textId="77777777" w:rsidR="00A23529" w:rsidRPr="00A23529" w:rsidRDefault="00A23529" w:rsidP="00A23529">
      <w:r w:rsidRPr="00A23529">
        <w:t xml:space="preserve">Diseñado a principios de la década de 1990, http es un protocolo ampliable, que ha ido evolucionando con el tiempo. Es lo que se conoce como un protocolo de la capa de aplicación, y se transmite sobre el protocolo TCP, o el protocolo encriptado TLS. </w:t>
      </w:r>
    </w:p>
    <w:p w14:paraId="4FF79811" w14:textId="645FCD51" w:rsidR="00A23529" w:rsidRDefault="00A23529" w:rsidP="00A23529">
      <w:r w:rsidRPr="00A23529">
        <w:t>Debido a que es un protocolo capaz de ampliarse, se usa también para transmitir imágenes, videos, datos o contenidos a los servidores (como los formularios de datos).</w:t>
      </w:r>
    </w:p>
    <w:p w14:paraId="4A547F42" w14:textId="0C10F7D4" w:rsidR="00A23529" w:rsidRDefault="00A23529" w:rsidP="00A23529"/>
    <w:p w14:paraId="02003405" w14:textId="16F2DE87" w:rsidR="00D43450" w:rsidRDefault="00D43450" w:rsidP="00D43450">
      <w:pPr>
        <w:pStyle w:val="Heading3"/>
      </w:pPr>
      <w:bookmarkStart w:id="64" w:name="_Toc130769457"/>
      <w:r>
        <w:t>Mensajes HTTP</w:t>
      </w:r>
      <w:bookmarkEnd w:id="64"/>
    </w:p>
    <w:p w14:paraId="7E4F9BA2" w14:textId="4F1297B4" w:rsidR="00D43450" w:rsidRDefault="00D43450" w:rsidP="00D43450"/>
    <w:p w14:paraId="1752A5FE" w14:textId="0FC5A291" w:rsidR="00D43450" w:rsidRPr="002F1358" w:rsidRDefault="00D43450" w:rsidP="00D43450">
      <w:r w:rsidRPr="002F1358">
        <w:t>Existen dos tipos de mensajes: peticiones y respuestas, cada uno sigue su propio formato</w:t>
      </w:r>
    </w:p>
    <w:p w14:paraId="2BFA6021" w14:textId="19E41C02" w:rsidR="00D43450" w:rsidRPr="002F1358" w:rsidRDefault="002F1358" w:rsidP="00D43450">
      <w:r w:rsidRPr="002F1358">
        <w:t>Petición</w:t>
      </w:r>
      <w:r w:rsidR="00D43450" w:rsidRPr="002F1358">
        <w:t xml:space="preserve">: que </w:t>
      </w:r>
      <w:r w:rsidR="004E4A42" w:rsidRPr="002F1358">
        <w:t>está</w:t>
      </w:r>
      <w:r w:rsidR="00D43450" w:rsidRPr="002F1358">
        <w:t xml:space="preserve"> formado por los siguientes campos</w:t>
      </w:r>
      <w:sdt>
        <w:sdtPr>
          <w:id w:val="687184066"/>
          <w:citation/>
        </w:sdtPr>
        <w:sdtContent>
          <w:r w:rsidR="00FC3DD7">
            <w:fldChar w:fldCharType="begin"/>
          </w:r>
          <w:r w:rsidR="00FC3DD7">
            <w:rPr>
              <w:lang w:val="es-ES"/>
            </w:rPr>
            <w:instrText xml:space="preserve"> CITATION MDN22 \l 3082 </w:instrText>
          </w:r>
          <w:r w:rsidR="00FC3DD7">
            <w:fldChar w:fldCharType="separate"/>
          </w:r>
          <w:r w:rsidR="00522CCA">
            <w:rPr>
              <w:noProof/>
              <w:lang w:val="es-ES"/>
            </w:rPr>
            <w:t xml:space="preserve"> (MDN Web Docs, 2022)</w:t>
          </w:r>
          <w:r w:rsidR="00FC3DD7">
            <w:fldChar w:fldCharType="end"/>
          </w:r>
        </w:sdtContent>
      </w:sdt>
      <w:r w:rsidR="00D43450" w:rsidRPr="002F1358">
        <w:t xml:space="preserve">: </w:t>
      </w:r>
    </w:p>
    <w:p w14:paraId="412BFBBE" w14:textId="4F657952" w:rsidR="00D43450" w:rsidRPr="002F1358" w:rsidRDefault="00D43450" w:rsidP="00D43450"/>
    <w:p w14:paraId="02EC1BB4" w14:textId="421E3FCD" w:rsidR="00D43450" w:rsidRPr="002F1358" w:rsidRDefault="00D43450" w:rsidP="00D43450">
      <w:pPr>
        <w:pStyle w:val="ListParagraph"/>
        <w:numPr>
          <w:ilvl w:val="0"/>
          <w:numId w:val="8"/>
        </w:numPr>
      </w:pPr>
      <w:r w:rsidRPr="002F1358">
        <w:t>Un método</w:t>
      </w:r>
      <w:r w:rsidR="002F1358" w:rsidRPr="002F1358">
        <w:t>, puede ser un verbo o nombre, define la acción que el cliente desea realizar.</w:t>
      </w:r>
    </w:p>
    <w:p w14:paraId="25683E05" w14:textId="7158C77F" w:rsidR="002F1358" w:rsidRPr="002F1358" w:rsidRDefault="002F1358" w:rsidP="00D43450">
      <w:pPr>
        <w:pStyle w:val="ListParagraph"/>
        <w:numPr>
          <w:ilvl w:val="0"/>
          <w:numId w:val="8"/>
        </w:numPr>
      </w:pPr>
      <w:r w:rsidRPr="002F1358">
        <w:t>La dirección del recurso pedido.</w:t>
      </w:r>
    </w:p>
    <w:p w14:paraId="75EA4746" w14:textId="117E2604" w:rsidR="002F1358" w:rsidRPr="002F1358" w:rsidRDefault="002F1358" w:rsidP="00D43450">
      <w:pPr>
        <w:pStyle w:val="ListParagraph"/>
        <w:numPr>
          <w:ilvl w:val="0"/>
          <w:numId w:val="8"/>
        </w:numPr>
      </w:pPr>
      <w:r w:rsidRPr="002F1358">
        <w:t xml:space="preserve">La versión del protocolo HTTP. </w:t>
      </w:r>
    </w:p>
    <w:p w14:paraId="2F851E9A" w14:textId="62DCF72D" w:rsidR="002F1358" w:rsidRPr="002F1358" w:rsidRDefault="002F1358" w:rsidP="00D43450">
      <w:pPr>
        <w:pStyle w:val="ListParagraph"/>
        <w:numPr>
          <w:ilvl w:val="0"/>
          <w:numId w:val="8"/>
        </w:numPr>
      </w:pPr>
      <w:r w:rsidRPr="002F1358">
        <w:t>Cabeceras HTTP opcionales, que pueden aportar información adicional a los servidores.</w:t>
      </w:r>
    </w:p>
    <w:p w14:paraId="5844349F" w14:textId="3BA65C54" w:rsidR="00D53223" w:rsidRDefault="002F1358" w:rsidP="00175003">
      <w:pPr>
        <w:pStyle w:val="ListParagraph"/>
        <w:numPr>
          <w:ilvl w:val="0"/>
          <w:numId w:val="8"/>
        </w:numPr>
      </w:pPr>
      <w:r w:rsidRPr="002F1358">
        <w:t xml:space="preserve">O un cuerpo de mensaje, en algún método, como puede ser POST, en el cual envía a la información para el servidor </w:t>
      </w:r>
    </w:p>
    <w:p w14:paraId="6170E070" w14:textId="425F0E5E" w:rsidR="00D53223" w:rsidRDefault="00D53223" w:rsidP="00D53223">
      <w:pPr>
        <w:pStyle w:val="ListParagraph"/>
      </w:pPr>
    </w:p>
    <w:p w14:paraId="53B6F248" w14:textId="5B6EEF75" w:rsidR="00D53223" w:rsidRDefault="00D53223" w:rsidP="00D53223">
      <w:pPr>
        <w:pStyle w:val="ListParagraph"/>
        <w:jc w:val="center"/>
      </w:pPr>
      <w:r>
        <w:rPr>
          <w:noProof/>
        </w:rPr>
        <w:drawing>
          <wp:inline distT="0" distB="0" distL="0" distR="0" wp14:anchorId="5D8E9C36" wp14:editId="19321763">
            <wp:extent cx="2880000" cy="1396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2880000" cy="1396800"/>
                    </a:xfrm>
                    <a:prstGeom prst="rect">
                      <a:avLst/>
                    </a:prstGeom>
                  </pic:spPr>
                </pic:pic>
              </a:graphicData>
            </a:graphic>
          </wp:inline>
        </w:drawing>
      </w:r>
    </w:p>
    <w:p w14:paraId="49E54A9F" w14:textId="774D9BE6" w:rsidR="00D53223" w:rsidRPr="002F1358" w:rsidRDefault="000A4D7A" w:rsidP="00D53223">
      <w:pPr>
        <w:pStyle w:val="ListParagraph"/>
        <w:jc w:val="center"/>
      </w:pPr>
      <w:r>
        <w:t xml:space="preserve">Imagen número 2: </w:t>
      </w:r>
      <w:r w:rsidR="00D53223" w:rsidRPr="00D53223">
        <w:t xml:space="preserve">Ejemplo de </w:t>
      </w:r>
      <w:r w:rsidR="00D53223">
        <w:t xml:space="preserve">petición </w:t>
      </w:r>
      <w:r w:rsidR="00D53223" w:rsidRPr="00D53223">
        <w:t>http</w:t>
      </w:r>
    </w:p>
    <w:p w14:paraId="4C186CEE" w14:textId="6017B835" w:rsidR="00A23529" w:rsidRPr="002F1358" w:rsidRDefault="00A23529" w:rsidP="00A23529"/>
    <w:p w14:paraId="0902A99E" w14:textId="22467833" w:rsidR="00A23529" w:rsidRDefault="002F1358" w:rsidP="00A23529">
      <w:r w:rsidRPr="002F1358">
        <w:t>Respuestas: es</w:t>
      </w:r>
      <w:r>
        <w:t xml:space="preserve"> lo que devuelve el servidor a la petición realizada por el cliente. Suele estar compuesta po</w:t>
      </w:r>
      <w:r w:rsidR="00FC3DD7">
        <w:t xml:space="preserve">r </w:t>
      </w:r>
      <w:sdt>
        <w:sdtPr>
          <w:id w:val="-1333991448"/>
          <w:citation/>
        </w:sdtPr>
        <w:sdtContent>
          <w:r w:rsidR="00FC3DD7">
            <w:fldChar w:fldCharType="begin"/>
          </w:r>
          <w:r w:rsidR="00FC3DD7">
            <w:rPr>
              <w:lang w:val="es-ES"/>
            </w:rPr>
            <w:instrText xml:space="preserve"> CITATION MDN22 \l 3082 </w:instrText>
          </w:r>
          <w:r w:rsidR="00FC3DD7">
            <w:fldChar w:fldCharType="separate"/>
          </w:r>
          <w:r w:rsidR="00522CCA">
            <w:rPr>
              <w:noProof/>
              <w:lang w:val="es-ES"/>
            </w:rPr>
            <w:t>(MDN Web Docs, 2022)</w:t>
          </w:r>
          <w:r w:rsidR="00FC3DD7">
            <w:fldChar w:fldCharType="end"/>
          </w:r>
        </w:sdtContent>
      </w:sdt>
      <w:r w:rsidR="004E4A42">
        <w:t xml:space="preserve">: </w:t>
      </w:r>
    </w:p>
    <w:p w14:paraId="012FEE8D" w14:textId="26DF380B" w:rsidR="004E4A42" w:rsidRDefault="004E4A42" w:rsidP="00A23529"/>
    <w:p w14:paraId="5C75C6E7" w14:textId="4CEC7176" w:rsidR="004E4A42" w:rsidRDefault="004E4A42" w:rsidP="004E4A42">
      <w:pPr>
        <w:pStyle w:val="ListParagraph"/>
        <w:numPr>
          <w:ilvl w:val="0"/>
          <w:numId w:val="8"/>
        </w:numPr>
      </w:pPr>
      <w:r>
        <w:t>La versión del protocolo HTTP que están usando.</w:t>
      </w:r>
    </w:p>
    <w:p w14:paraId="25C99E2D" w14:textId="2F4C639D" w:rsidR="004E4A42" w:rsidRDefault="004E4A42" w:rsidP="004E4A42">
      <w:pPr>
        <w:pStyle w:val="ListParagraph"/>
        <w:numPr>
          <w:ilvl w:val="0"/>
          <w:numId w:val="8"/>
        </w:numPr>
      </w:pPr>
      <w:r>
        <w:t>Un código de estado, indicando si la petición ha sido exitosa, o no, y debido a que.</w:t>
      </w:r>
    </w:p>
    <w:p w14:paraId="20963B11" w14:textId="540A3914" w:rsidR="004E4A42" w:rsidRDefault="004E4A42" w:rsidP="004E4A42">
      <w:pPr>
        <w:pStyle w:val="ListParagraph"/>
        <w:numPr>
          <w:ilvl w:val="0"/>
          <w:numId w:val="8"/>
        </w:numPr>
      </w:pPr>
      <w:r>
        <w:t>Un mensaje de estado, una breve descripción del código de estado.</w:t>
      </w:r>
    </w:p>
    <w:p w14:paraId="273C98BF" w14:textId="74ACE82D" w:rsidR="004E4A42" w:rsidRDefault="004E4A42" w:rsidP="004E4A42">
      <w:pPr>
        <w:pStyle w:val="ListParagraph"/>
        <w:numPr>
          <w:ilvl w:val="0"/>
          <w:numId w:val="8"/>
        </w:numPr>
      </w:pPr>
      <w:r>
        <w:t>Cabeceras HTTP, como las de las peticiones.</w:t>
      </w:r>
    </w:p>
    <w:p w14:paraId="2853EEB9" w14:textId="1A8D1799" w:rsidR="004E4A42" w:rsidRDefault="004E4A42" w:rsidP="004E4A42">
      <w:pPr>
        <w:pStyle w:val="ListParagraph"/>
        <w:numPr>
          <w:ilvl w:val="0"/>
          <w:numId w:val="8"/>
        </w:numPr>
      </w:pPr>
      <w:r>
        <w:t>Opcionalmente, el recuso que se ha pedido</w:t>
      </w:r>
    </w:p>
    <w:p w14:paraId="5FEB0C54" w14:textId="77777777" w:rsidR="00D53223" w:rsidRDefault="00D53223" w:rsidP="00D53223"/>
    <w:p w14:paraId="05F32A24" w14:textId="77777777" w:rsidR="00D53223" w:rsidRDefault="00D53223" w:rsidP="00D53223"/>
    <w:p w14:paraId="25614BB8" w14:textId="77777777" w:rsidR="00D53223" w:rsidRDefault="00D53223" w:rsidP="00D53223"/>
    <w:p w14:paraId="31CEF923" w14:textId="7A7F3BC0" w:rsidR="00D53223" w:rsidRDefault="00D53223" w:rsidP="00D53223">
      <w:pPr>
        <w:jc w:val="center"/>
      </w:pPr>
      <w:r>
        <w:rPr>
          <w:noProof/>
        </w:rPr>
        <w:drawing>
          <wp:inline distT="0" distB="0" distL="0" distR="0" wp14:anchorId="47E0D958" wp14:editId="5B0BC7FA">
            <wp:extent cx="3315600"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3315600" cy="2160000"/>
                    </a:xfrm>
                    <a:prstGeom prst="rect">
                      <a:avLst/>
                    </a:prstGeom>
                  </pic:spPr>
                </pic:pic>
              </a:graphicData>
            </a:graphic>
          </wp:inline>
        </w:drawing>
      </w:r>
    </w:p>
    <w:p w14:paraId="7E243240" w14:textId="2D95A42D" w:rsidR="00D53223" w:rsidRDefault="000A4D7A" w:rsidP="00D53223">
      <w:pPr>
        <w:jc w:val="center"/>
      </w:pPr>
      <w:r>
        <w:t xml:space="preserve">Imagen número </w:t>
      </w:r>
      <w:r w:rsidR="002C6EB1">
        <w:t>3</w:t>
      </w:r>
      <w:r>
        <w:t xml:space="preserve">: </w:t>
      </w:r>
      <w:r w:rsidR="00D53223" w:rsidRPr="00D53223">
        <w:t>Ejemplo de respuesta http</w:t>
      </w:r>
    </w:p>
    <w:p w14:paraId="01DB8C9A" w14:textId="5EADA72A" w:rsidR="00A25843" w:rsidRDefault="00A25843" w:rsidP="00D53223">
      <w:pPr>
        <w:jc w:val="center"/>
      </w:pPr>
    </w:p>
    <w:p w14:paraId="46F2F171" w14:textId="7953D9E6" w:rsidR="00A25843" w:rsidRDefault="00A25843" w:rsidP="00A25843">
      <w:pPr>
        <w:pStyle w:val="Heading4"/>
      </w:pPr>
      <w:r w:rsidRPr="00A25843">
        <w:lastRenderedPageBreak/>
        <w:t>Métodos de petición</w:t>
      </w:r>
    </w:p>
    <w:p w14:paraId="20DB3CF3" w14:textId="15BDFB70" w:rsidR="00A25843" w:rsidRDefault="00A25843" w:rsidP="00A25843"/>
    <w:p w14:paraId="3463C444" w14:textId="364BFF32" w:rsidR="00A25843" w:rsidRDefault="00A25843" w:rsidP="00A25843">
      <w:r>
        <w:t xml:space="preserve">HTTP define una serie predefinida de métodos de petición </w:t>
      </w:r>
      <w:r w:rsidR="004F7321">
        <w:t>que pueden utilizarse. El protocolo tiene flexibilidad para ir añadiendo nuevos métodos y para así añadir nuevas funcionalidades. El número de métodos de petición se ha ido aumentando según las versiones. En la siguiente lista nombraremos los más importantes</w:t>
      </w:r>
      <w:sdt>
        <w:sdtPr>
          <w:id w:val="-1290739467"/>
          <w:citation/>
        </w:sdtPr>
        <w:sdtContent>
          <w:r w:rsidR="00FC3DD7">
            <w:fldChar w:fldCharType="begin"/>
          </w:r>
          <w:r w:rsidR="00FC3DD7">
            <w:rPr>
              <w:lang w:val="es-ES"/>
            </w:rPr>
            <w:instrText xml:space="preserve"> CITATION wik23 \l 3082 </w:instrText>
          </w:r>
          <w:r w:rsidR="00FC3DD7">
            <w:fldChar w:fldCharType="separate"/>
          </w:r>
          <w:r w:rsidR="00522CCA">
            <w:rPr>
              <w:noProof/>
              <w:lang w:val="es-ES"/>
            </w:rPr>
            <w:t xml:space="preserve"> (wikipedia, 2023)</w:t>
          </w:r>
          <w:r w:rsidR="00FC3DD7">
            <w:fldChar w:fldCharType="end"/>
          </w:r>
        </w:sdtContent>
      </w:sdt>
    </w:p>
    <w:p w14:paraId="61AC3847" w14:textId="2F8243D0" w:rsidR="004F7321" w:rsidRDefault="004F7321" w:rsidP="004F7321">
      <w:pPr>
        <w:pStyle w:val="ListParagraph"/>
        <w:numPr>
          <w:ilvl w:val="0"/>
          <w:numId w:val="8"/>
        </w:numPr>
      </w:pPr>
      <w:proofErr w:type="spellStart"/>
      <w:r>
        <w:t>Get</w:t>
      </w:r>
      <w:proofErr w:type="spellEnd"/>
      <w:r>
        <w:t xml:space="preserve">: solicita una representación del recurso especificado. Las solicitudes que usan GET solo deben recuperar datos y no deben tener ningún otro efecto. </w:t>
      </w:r>
    </w:p>
    <w:p w14:paraId="33704806" w14:textId="626F7CB5" w:rsidR="004F7321" w:rsidRDefault="004F7321" w:rsidP="004F7321">
      <w:pPr>
        <w:pStyle w:val="ListParagraph"/>
        <w:numPr>
          <w:ilvl w:val="0"/>
          <w:numId w:val="8"/>
        </w:numPr>
      </w:pPr>
      <w:r>
        <w:t>Head: pide una respuesta idéntica a la que correspondería a una petición GET, pero en la respuesta no se devuelve el cuerpo. Esto es útil para poder recuperar los metadatos de los encabezados de respuesta, sin tener que transportar todo el contenido.</w:t>
      </w:r>
    </w:p>
    <w:p w14:paraId="66AAB218" w14:textId="5495A602" w:rsidR="00224FD1" w:rsidRDefault="004F7321" w:rsidP="00224FD1">
      <w:pPr>
        <w:pStyle w:val="ListParagraph"/>
        <w:numPr>
          <w:ilvl w:val="0"/>
          <w:numId w:val="8"/>
        </w:numPr>
      </w:pPr>
      <w:r>
        <w:t xml:space="preserve">POST: </w:t>
      </w:r>
      <w:r w:rsidR="00224FD1">
        <w:t xml:space="preserve">Envía datos para que sean procesados por el recurso identificado en la URL de la línea petición. Los datos se incluirán en el cuerpo de la petición. </w:t>
      </w:r>
      <w:r w:rsidR="00B37F44">
        <w:t>Está</w:t>
      </w:r>
      <w:r w:rsidR="00224FD1">
        <w:t xml:space="preserve"> orientado a crear nuevos recursos.</w:t>
      </w:r>
    </w:p>
    <w:p w14:paraId="7C03FC99" w14:textId="20D45946" w:rsidR="00224FD1" w:rsidRDefault="00224FD1" w:rsidP="004F7321">
      <w:pPr>
        <w:pStyle w:val="ListParagraph"/>
        <w:numPr>
          <w:ilvl w:val="0"/>
          <w:numId w:val="8"/>
        </w:numPr>
      </w:pPr>
      <w:r>
        <w:t xml:space="preserve">PUT: Envía datos al servidor, pero a diferencia del método POST, la URL de la línea de petición no hace referencia al recurso que los procesará, sino identifica a los propios datos. Otra diferencia con POST, es que PUT </w:t>
      </w:r>
      <w:r w:rsidR="00B37F44">
        <w:t>está</w:t>
      </w:r>
      <w:r>
        <w:t xml:space="preserve"> orientado a actualizar los datos ya existentes. </w:t>
      </w:r>
    </w:p>
    <w:p w14:paraId="5A77180F" w14:textId="2A0F3047" w:rsidR="00224FD1" w:rsidRPr="00A25843" w:rsidRDefault="00224FD1" w:rsidP="004F7321">
      <w:pPr>
        <w:pStyle w:val="ListParagraph"/>
        <w:numPr>
          <w:ilvl w:val="0"/>
          <w:numId w:val="8"/>
        </w:numPr>
      </w:pPr>
      <w:r>
        <w:t xml:space="preserve">DELET: Borra el recurso especificado. </w:t>
      </w:r>
    </w:p>
    <w:p w14:paraId="5B919B6E" w14:textId="77777777" w:rsidR="00D53223" w:rsidRPr="002F1358" w:rsidRDefault="00D53223" w:rsidP="00D53223"/>
    <w:p w14:paraId="5542DD85" w14:textId="1D7EE556" w:rsidR="00EC2C87" w:rsidRDefault="00340868" w:rsidP="00340868">
      <w:pPr>
        <w:pStyle w:val="Heading4"/>
        <w:rPr>
          <w:noProof/>
        </w:rPr>
      </w:pPr>
      <w:r>
        <w:rPr>
          <w:noProof/>
        </w:rPr>
        <w:t xml:space="preserve">Código de respuesta </w:t>
      </w:r>
    </w:p>
    <w:p w14:paraId="079F4689" w14:textId="4080D8C5" w:rsidR="00522CCA" w:rsidRDefault="00340868" w:rsidP="00340868">
      <w:r>
        <w:t>El código de respuesta o retorno</w:t>
      </w:r>
      <w:r w:rsidR="00522CCA">
        <w:t>, también llamados códigos de estado HTTP, son mensajes que devuelve el servidor cada vez que el navegador hace una petición al servidor.</w:t>
      </w:r>
    </w:p>
    <w:p w14:paraId="3078D524" w14:textId="2A08E69E" w:rsidR="00522CCA" w:rsidRDefault="00522CCA" w:rsidP="00340868">
      <w:r>
        <w:t>Cuando se hace esta petición, pueden ocurrir 2 cosas:</w:t>
      </w:r>
    </w:p>
    <w:p w14:paraId="32840833" w14:textId="11FA076E" w:rsidR="00522CCA" w:rsidRDefault="00522CCA" w:rsidP="00522CCA">
      <w:pPr>
        <w:pStyle w:val="ListParagraph"/>
        <w:numPr>
          <w:ilvl w:val="0"/>
          <w:numId w:val="9"/>
        </w:numPr>
      </w:pPr>
      <w:r>
        <w:t>Que no exista ningún error: esto es lo más habitual. El navegador devuelve el contenido de la página web que se haya solicitado. En este caso el código de estado HTTP no es visible al usuario.</w:t>
      </w:r>
    </w:p>
    <w:p w14:paraId="3FFBC886" w14:textId="2EF67A33" w:rsidR="00522CCA" w:rsidRDefault="00522CCA" w:rsidP="00522CCA">
      <w:pPr>
        <w:pStyle w:val="ListParagraph"/>
        <w:numPr>
          <w:ilvl w:val="0"/>
          <w:numId w:val="9"/>
        </w:numPr>
      </w:pPr>
      <w:r>
        <w:t>Que exista un error: al producirse un error en la navegación, ya sea del lado del servidor o del cliente, se muestra un mensaje al usuario, es decir, un código de estado HTTP. En función de la causa u origen del problema, el código de estado es uno u otro</w:t>
      </w:r>
      <w:r w:rsidR="009926F3">
        <w:t>.</w:t>
      </w:r>
      <w:sdt>
        <w:sdtPr>
          <w:id w:val="1058052149"/>
          <w:citation/>
        </w:sdtPr>
        <w:sdtContent>
          <w:r w:rsidR="009926F3">
            <w:fldChar w:fldCharType="begin"/>
          </w:r>
          <w:r w:rsidR="009926F3">
            <w:rPr>
              <w:lang w:val="es-ES"/>
            </w:rPr>
            <w:instrText xml:space="preserve"> CITATION Cas21 \l 3082 </w:instrText>
          </w:r>
          <w:r w:rsidR="009926F3">
            <w:fldChar w:fldCharType="separate"/>
          </w:r>
          <w:r w:rsidR="009926F3">
            <w:rPr>
              <w:noProof/>
              <w:lang w:val="es-ES"/>
            </w:rPr>
            <w:t xml:space="preserve"> (Casas, 2021)</w:t>
          </w:r>
          <w:r w:rsidR="009926F3">
            <w:fldChar w:fldCharType="end"/>
          </w:r>
        </w:sdtContent>
      </w:sdt>
      <w:r>
        <w:t>.</w:t>
      </w:r>
    </w:p>
    <w:p w14:paraId="50EEDC8A" w14:textId="77777777" w:rsidR="00522CCA" w:rsidRDefault="00522CCA" w:rsidP="00340868"/>
    <w:p w14:paraId="2830E444" w14:textId="1CD7B8BC" w:rsidR="00340868" w:rsidRDefault="00340868" w:rsidP="00340868">
      <w:r>
        <w:t xml:space="preserve"> </w:t>
      </w:r>
      <w:r w:rsidR="009926F3">
        <w:t>Este código es</w:t>
      </w:r>
      <w:r>
        <w:t xml:space="preserve"> un número</w:t>
      </w:r>
      <w:r w:rsidR="009926F3">
        <w:t>,</w:t>
      </w:r>
      <w:r>
        <w:t xml:space="preserve"> que</w:t>
      </w:r>
      <w:r w:rsidR="009926F3">
        <w:t xml:space="preserve"> nos</w:t>
      </w:r>
      <w:r>
        <w:t xml:space="preserve"> indica que ha pasado con la petición. El resto del contenido de la respuesta dependerá del valor de este código. El sistema es flexible y de hecho </w:t>
      </w:r>
      <w:r w:rsidR="0050311A">
        <w:t xml:space="preserve">la lista de código ha ido aumentando para así adaptarse a los cambios e identificar nuevas situaciones. Cada código tiene un significado concreto. Sin embargo, el número de los códigos están elegidos de tal forma que según si pertenece </w:t>
      </w:r>
      <w:r w:rsidR="00732D24">
        <w:t>a una c</w:t>
      </w:r>
      <w:r w:rsidR="00B014BF">
        <w:t>entena u otra, se puede identificar el tipo de respuesta que ha dado el servidor</w:t>
      </w:r>
      <w:sdt>
        <w:sdtPr>
          <w:id w:val="-972364257"/>
          <w:citation/>
        </w:sdtPr>
        <w:sdtContent>
          <w:r w:rsidR="00522CCA">
            <w:fldChar w:fldCharType="begin"/>
          </w:r>
          <w:r w:rsidR="00522CCA">
            <w:rPr>
              <w:lang w:val="es-ES"/>
            </w:rPr>
            <w:instrText xml:space="preserve"> CITATION wik23 \l 3082 </w:instrText>
          </w:r>
          <w:r w:rsidR="00522CCA">
            <w:fldChar w:fldCharType="separate"/>
          </w:r>
          <w:r w:rsidR="00522CCA">
            <w:rPr>
              <w:noProof/>
              <w:lang w:val="es-ES"/>
            </w:rPr>
            <w:t xml:space="preserve"> (wikipedia, 2023)</w:t>
          </w:r>
          <w:r w:rsidR="00522CCA">
            <w:fldChar w:fldCharType="end"/>
          </w:r>
        </w:sdtContent>
      </w:sdt>
      <w:r w:rsidR="00B014BF">
        <w:t xml:space="preserve">. </w:t>
      </w:r>
    </w:p>
    <w:p w14:paraId="25700939" w14:textId="06663C3D" w:rsidR="00B014BF" w:rsidRDefault="00B014BF" w:rsidP="00B014BF">
      <w:pPr>
        <w:pStyle w:val="ListParagraph"/>
        <w:numPr>
          <w:ilvl w:val="0"/>
          <w:numId w:val="8"/>
        </w:numPr>
      </w:pPr>
      <w:r>
        <w:t xml:space="preserve">Código con formato 1XX: respuestas informativas, Indica que la petición ha sido recibida y se está procesando. </w:t>
      </w:r>
      <w:r w:rsidR="0083579C">
        <w:t>Ejemplo 100- Continue. Este código de estado notifica que el servidor ha recibido la primera petición y está esperando recibir más instrucciones del navegador.</w:t>
      </w:r>
    </w:p>
    <w:p w14:paraId="75FACD9D" w14:textId="553FF9A8" w:rsidR="00B014BF" w:rsidRDefault="00B014BF" w:rsidP="00B014BF">
      <w:pPr>
        <w:pStyle w:val="ListParagraph"/>
        <w:numPr>
          <w:ilvl w:val="0"/>
          <w:numId w:val="8"/>
        </w:numPr>
      </w:pPr>
      <w:r>
        <w:t>Código con formato 2XX: respuestas correctas. Indica que la petición ha sido procesada correctamente.</w:t>
      </w:r>
      <w:r w:rsidR="0083579C">
        <w:t xml:space="preserve"> Ejemplo 200 -OK. Se utiliza cuando la petición fue completa de manera exitosa. Como este código indica que todo salió correctamente no se suele mostrarse al cliente.</w:t>
      </w:r>
    </w:p>
    <w:p w14:paraId="2AC042AD" w14:textId="20B135BB" w:rsidR="008A24BC" w:rsidRDefault="008A24BC" w:rsidP="00B014BF">
      <w:pPr>
        <w:pStyle w:val="ListParagraph"/>
        <w:numPr>
          <w:ilvl w:val="0"/>
          <w:numId w:val="8"/>
        </w:numPr>
      </w:pPr>
      <w:r>
        <w:t xml:space="preserve">Código con formato 3XX: respuestas de redirección. Indica que el cliente necesita realizar más acciones para finalizar la petición. </w:t>
      </w:r>
      <w:r w:rsidR="0083579C">
        <w:t xml:space="preserve">Ejemplo 300 – </w:t>
      </w:r>
      <w:proofErr w:type="spellStart"/>
      <w:r w:rsidR="0083579C">
        <w:t>Multiple</w:t>
      </w:r>
      <w:proofErr w:type="spellEnd"/>
      <w:r w:rsidR="0083579C">
        <w:t xml:space="preserve"> </w:t>
      </w:r>
      <w:proofErr w:type="spellStart"/>
      <w:r w:rsidR="0083579C">
        <w:t>Choices</w:t>
      </w:r>
      <w:proofErr w:type="spellEnd"/>
      <w:r w:rsidR="0083579C">
        <w:t>. Ante una solicitud, existe más de una opción para acceder al mismo recurso.</w:t>
      </w:r>
    </w:p>
    <w:p w14:paraId="18941DC6" w14:textId="6DF8CC50" w:rsidR="008A24BC" w:rsidRDefault="008A24BC" w:rsidP="00B014BF">
      <w:pPr>
        <w:pStyle w:val="ListParagraph"/>
        <w:numPr>
          <w:ilvl w:val="0"/>
          <w:numId w:val="8"/>
        </w:numPr>
      </w:pPr>
      <w:r>
        <w:t>Código con formato 4XX: error</w:t>
      </w:r>
      <w:r w:rsidR="0083579C">
        <w:t xml:space="preserve">es causados por el cliente. Indica que ha habido un error en el procesado de la petición a causa de que el cliente ha hecho algo mal. Ejemplo 404 – </w:t>
      </w:r>
      <w:proofErr w:type="spellStart"/>
      <w:r w:rsidR="0083579C">
        <w:t>Not</w:t>
      </w:r>
      <w:proofErr w:type="spellEnd"/>
      <w:r w:rsidR="0083579C">
        <w:t xml:space="preserve"> </w:t>
      </w:r>
      <w:proofErr w:type="spellStart"/>
      <w:r w:rsidR="0083579C">
        <w:t>Found</w:t>
      </w:r>
      <w:proofErr w:type="spellEnd"/>
      <w:r w:rsidR="0083579C">
        <w:t>. El recurso que solicita el navegador n se encuentra o no está disponible en el servidor. No es posible detectar si esta ausencia es temporal o permanente.</w:t>
      </w:r>
    </w:p>
    <w:p w14:paraId="07C3D3C6" w14:textId="5D4E9D89" w:rsidR="0083579C" w:rsidRDefault="0083579C" w:rsidP="00B014BF">
      <w:pPr>
        <w:pStyle w:val="ListParagraph"/>
        <w:numPr>
          <w:ilvl w:val="0"/>
          <w:numId w:val="8"/>
        </w:numPr>
      </w:pPr>
      <w:r>
        <w:lastRenderedPageBreak/>
        <w:t xml:space="preserve">Código con formato 5XX: errores causados por el servidor. Indica que ha habido un error en el procesado de la petición a causa de un fallo en el servidor. Ejemplo 500 – </w:t>
      </w:r>
      <w:proofErr w:type="spellStart"/>
      <w:r>
        <w:t>Internal</w:t>
      </w:r>
      <w:proofErr w:type="spellEnd"/>
      <w:r>
        <w:t xml:space="preserve"> Server Error. No se puede completar la petición, ya que </w:t>
      </w:r>
      <w:r w:rsidR="007C166F">
        <w:t xml:space="preserve">se ha producido un error inesperado en el navegador. </w:t>
      </w:r>
    </w:p>
    <w:p w14:paraId="7ACE759C" w14:textId="57E3185C" w:rsidR="007C166F" w:rsidRDefault="007C166F" w:rsidP="007C166F">
      <w:pPr>
        <w:ind w:left="360"/>
      </w:pPr>
      <w:r>
        <w:t xml:space="preserve">En cada formato, existen más código, se </w:t>
      </w:r>
      <w:proofErr w:type="spellStart"/>
      <w:r>
        <w:t>coloco</w:t>
      </w:r>
      <w:proofErr w:type="spellEnd"/>
      <w:r>
        <w:t xml:space="preserve"> uno en forma de ejemplo para no hacerlo tedioso, en caso de que necesite o le interese saber más sobre los demás códigos, puede ir al siguiente enlace</w:t>
      </w:r>
    </w:p>
    <w:p w14:paraId="023F9331" w14:textId="4DE86325" w:rsidR="007C166F" w:rsidRDefault="007C166F" w:rsidP="007C166F">
      <w:pPr>
        <w:ind w:left="360"/>
      </w:pPr>
      <w:r w:rsidRPr="007C166F">
        <w:t>https://www.lucushost.com/blog/codigos-http-mas-comunes/</w:t>
      </w:r>
    </w:p>
    <w:p w14:paraId="722E1095" w14:textId="632713C8" w:rsidR="00EC7EE3" w:rsidRDefault="00EC7EE3" w:rsidP="00EC7EE3"/>
    <w:p w14:paraId="17943155" w14:textId="2B353F74" w:rsidR="007C166F" w:rsidRDefault="007C166F" w:rsidP="00EC7EE3">
      <w:pPr>
        <w:rPr>
          <w:rStyle w:val="Hyperlink"/>
        </w:rPr>
      </w:pPr>
    </w:p>
    <w:p w14:paraId="34D01A1C" w14:textId="2E867D43" w:rsidR="007C166F" w:rsidRDefault="007C166F" w:rsidP="00EC7EE3">
      <w:pPr>
        <w:rPr>
          <w:rStyle w:val="Hyperlink"/>
        </w:rPr>
      </w:pPr>
    </w:p>
    <w:p w14:paraId="78804C0D" w14:textId="3BFBAF5A" w:rsidR="007C166F" w:rsidRDefault="007C166F" w:rsidP="007C166F">
      <w:pPr>
        <w:pStyle w:val="Heading3"/>
        <w:rPr>
          <w:rStyle w:val="Hyperlink"/>
          <w:color w:val="000000" w:themeColor="text1"/>
          <w:u w:val="none"/>
        </w:rPr>
      </w:pPr>
      <w:bookmarkStart w:id="65" w:name="_Toc130769458"/>
      <w:r>
        <w:rPr>
          <w:rStyle w:val="Hyperlink"/>
          <w:color w:val="000000" w:themeColor="text1"/>
          <w:u w:val="none"/>
        </w:rPr>
        <w:t>HTTPS</w:t>
      </w:r>
      <w:bookmarkEnd w:id="65"/>
    </w:p>
    <w:p w14:paraId="4182D348" w14:textId="52F05050" w:rsidR="007C166F" w:rsidRDefault="007C166F" w:rsidP="007C166F"/>
    <w:p w14:paraId="01A5343C" w14:textId="5AE8B77E" w:rsidR="003316BE" w:rsidRDefault="007C166F" w:rsidP="003316BE">
      <w:r>
        <w:t>Este protocolo es la versión segura de HTTP</w:t>
      </w:r>
      <w:r w:rsidR="003316BE">
        <w:t>, cualquier sitio web puede usar</w:t>
      </w:r>
      <w:r w:rsidR="008B2EBD">
        <w:t>lo</w:t>
      </w:r>
      <w:r w:rsidR="003316BE">
        <w:t>, pero se recomienda más en aquellos donde se inicie cesiones de cuentas bancarias, un servicio de correo electrónico o un proveedor de seguros médicos.</w:t>
      </w:r>
    </w:p>
    <w:p w14:paraId="39D19DBD" w14:textId="77777777" w:rsidR="003316BE" w:rsidRDefault="003316BE" w:rsidP="003316BE">
      <w:r>
        <w:t xml:space="preserve">Casi todos los navegadores indican que sitio web lo usa o no mediante el mensaje de página segura, en caso que lo tenga y no segura, en caso contrario. </w:t>
      </w:r>
    </w:p>
    <w:p w14:paraId="2245CE5C" w14:textId="399D417D" w:rsidR="003316BE" w:rsidRDefault="003316BE" w:rsidP="003316BE">
      <w:r>
        <w:t xml:space="preserve">El navegador Google </w:t>
      </w:r>
      <w:bookmarkStart w:id="66" w:name="_Hlk130760314"/>
      <w:r>
        <w:t>Chrome</w:t>
      </w:r>
      <w:bookmarkEnd w:id="66"/>
      <w:r>
        <w:t xml:space="preserve"> es el único que lo marca diferente, simbolizando un candado en el </w:t>
      </w:r>
      <w:proofErr w:type="spellStart"/>
      <w:r>
        <w:t>url</w:t>
      </w:r>
      <w:proofErr w:type="spellEnd"/>
      <w:r>
        <w:t xml:space="preserve"> cuando se usa, y sin este cuando no.</w:t>
      </w:r>
    </w:p>
    <w:p w14:paraId="68460120" w14:textId="58F042A1" w:rsidR="007C166F" w:rsidRDefault="003316BE" w:rsidP="007C166F">
      <w:r>
        <w:t>Este protocolo utiliza</w:t>
      </w:r>
      <w:r w:rsidR="007C166F">
        <w:t xml:space="preserve"> un cifrado en la seguridad de textos SSL/TLS para crear un canal cifrado. De este modo se consigue que la información sensible no pueda ser usada por un atacante que haya conseguido interceptar la transferencia de datos</w:t>
      </w:r>
      <w:r w:rsidR="00B37F44">
        <w:t xml:space="preserve"> de la conexión, ya que lo único que obtendrá será un flujo de datos cifrado que le resultará imposible de interpretar. </w:t>
      </w:r>
    </w:p>
    <w:p w14:paraId="14390052" w14:textId="4B9D44C9" w:rsidR="003316BE" w:rsidRDefault="003316BE" w:rsidP="007C166F">
      <w:r>
        <w:t xml:space="preserve">Este tipo de sistema de seguridad utiliza 2 claves diferentes para encriptar las comunicaciones entre 2 partes: </w:t>
      </w:r>
    </w:p>
    <w:p w14:paraId="6B64C1E9" w14:textId="13700142" w:rsidR="003316BE" w:rsidRDefault="003316BE" w:rsidP="007C166F"/>
    <w:p w14:paraId="4AECECF6" w14:textId="34E0F9D3" w:rsidR="003316BE" w:rsidRDefault="00787EE1" w:rsidP="00787EE1">
      <w:pPr>
        <w:pStyle w:val="ListParagraph"/>
        <w:numPr>
          <w:ilvl w:val="0"/>
          <w:numId w:val="8"/>
        </w:numPr>
      </w:pPr>
      <w:r>
        <w:t>La clave privada: esta la controla el propietario del sitio web y se debe mantener lo más segura posible. Esta clave está ubicada en un servidor web y se utiliza para desencriptar la información encriptada por la clave pública.</w:t>
      </w:r>
    </w:p>
    <w:p w14:paraId="35DCF223" w14:textId="6A5733C7" w:rsidR="00787EE1" w:rsidRDefault="00787EE1" w:rsidP="00787EE1">
      <w:pPr>
        <w:pStyle w:val="ListParagraph"/>
        <w:numPr>
          <w:ilvl w:val="0"/>
          <w:numId w:val="8"/>
        </w:numPr>
      </w:pPr>
      <w:r>
        <w:t>La clave pública: esta clave est</w:t>
      </w:r>
      <w:r w:rsidR="008B2EBD">
        <w:t>á disponible para todos los que quieran interactuar con el servidor de forma segura. La información encriptada por la clave pública solo puede ser desencriptada por la clave privada.</w:t>
      </w:r>
    </w:p>
    <w:p w14:paraId="672B6218" w14:textId="2CD4551C" w:rsidR="00B37F44" w:rsidRDefault="00B37F44" w:rsidP="007C166F">
      <w:r>
        <w:t>El puerto estándar pa</w:t>
      </w:r>
      <w:r w:rsidR="003316BE">
        <w:t>ra</w:t>
      </w:r>
      <w:r>
        <w:t xml:space="preserve"> este protocolo es el 443 o el 4433.</w:t>
      </w:r>
    </w:p>
    <w:p w14:paraId="68D1E212" w14:textId="27F673F2" w:rsidR="008B2EBD" w:rsidRDefault="008B2EBD" w:rsidP="007C166F">
      <w:r>
        <w:t xml:space="preserve">Las desventajas que presenta https son pocas, entre ellas encontramos: </w:t>
      </w:r>
    </w:p>
    <w:p w14:paraId="34CAD7B7" w14:textId="3748710B" w:rsidR="008B2EBD" w:rsidRDefault="008B2EBD" w:rsidP="008B2EBD">
      <w:pPr>
        <w:pStyle w:val="ListParagraph"/>
        <w:numPr>
          <w:ilvl w:val="0"/>
          <w:numId w:val="8"/>
        </w:numPr>
      </w:pPr>
      <w:r>
        <w:t>Hay cargos adicionales por certificados y costes crecientes con el aumento de tráfico.</w:t>
      </w:r>
    </w:p>
    <w:p w14:paraId="71258078" w14:textId="1663F266" w:rsidR="008B2EBD" w:rsidRDefault="008B2EBD" w:rsidP="008B2EBD">
      <w:pPr>
        <w:pStyle w:val="ListParagraph"/>
        <w:numPr>
          <w:ilvl w:val="0"/>
          <w:numId w:val="8"/>
        </w:numPr>
      </w:pPr>
      <w:r>
        <w:t>Con las conexiones HTTPS, el contenido no puede almacenarse en caché. Pero la tendencia hacia un mayor ancho de banda contrarresta esta desventaja.</w:t>
      </w:r>
    </w:p>
    <w:p w14:paraId="1356F0BA" w14:textId="2BBA22F8" w:rsidR="0009007E" w:rsidRDefault="0009007E" w:rsidP="008B2EBD">
      <w:pPr>
        <w:pStyle w:val="ListParagraph"/>
        <w:numPr>
          <w:ilvl w:val="0"/>
          <w:numId w:val="8"/>
        </w:numPr>
      </w:pPr>
      <w:r>
        <w:t>Un punto débil es también el menor rendimiento resultante del uso del cifrado SSL. El servidor debe realizar muchos más cálculos, aumentando así el tiempo de respuesta.</w:t>
      </w:r>
    </w:p>
    <w:p w14:paraId="1EDC577E" w14:textId="43C0A969" w:rsidR="0009007E" w:rsidRDefault="0009007E" w:rsidP="008B2EBD">
      <w:pPr>
        <w:pStyle w:val="ListParagraph"/>
        <w:numPr>
          <w:ilvl w:val="0"/>
          <w:numId w:val="8"/>
        </w:numPr>
      </w:pPr>
      <w:r>
        <w:t xml:space="preserve">Los </w:t>
      </w:r>
      <w:proofErr w:type="spellStart"/>
      <w:r>
        <w:t>hots</w:t>
      </w:r>
      <w:proofErr w:type="spellEnd"/>
      <w:r>
        <w:t xml:space="preserve"> virtuales no funcionan con HTTPS</w:t>
      </w:r>
    </w:p>
    <w:p w14:paraId="512FFAFC" w14:textId="2B538814" w:rsidR="0009007E" w:rsidRDefault="0009007E" w:rsidP="0009007E"/>
    <w:p w14:paraId="3E983CE9" w14:textId="02FFC944" w:rsidR="0009007E" w:rsidRDefault="0009007E" w:rsidP="0009007E">
      <w:pPr>
        <w:jc w:val="center"/>
      </w:pPr>
      <w:r>
        <w:rPr>
          <w:noProof/>
        </w:rPr>
        <w:drawing>
          <wp:inline distT="0" distB="0" distL="0" distR="0" wp14:anchorId="36930DD9" wp14:editId="7437DD4B">
            <wp:extent cx="2880000" cy="518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518400"/>
                    </a:xfrm>
                    <a:prstGeom prst="rect">
                      <a:avLst/>
                    </a:prstGeom>
                  </pic:spPr>
                </pic:pic>
              </a:graphicData>
            </a:graphic>
          </wp:inline>
        </w:drawing>
      </w:r>
    </w:p>
    <w:p w14:paraId="29D8D613" w14:textId="7A8D7C85" w:rsidR="0009007E" w:rsidRDefault="0009007E" w:rsidP="0009007E">
      <w:pPr>
        <w:jc w:val="center"/>
      </w:pPr>
      <w:r>
        <w:t xml:space="preserve">Imagen número </w:t>
      </w:r>
      <w:r w:rsidR="002C6EB1">
        <w:t>4</w:t>
      </w:r>
      <w:r>
        <w:t xml:space="preserve">: </w:t>
      </w:r>
      <w:r w:rsidR="00CE0A8B">
        <w:t>ejemplo de una página sin HTTPS en la gran mayoría de buscadores.</w:t>
      </w:r>
    </w:p>
    <w:p w14:paraId="0033A66E" w14:textId="588470EC" w:rsidR="00CE0A8B" w:rsidRDefault="00CE0A8B" w:rsidP="0009007E">
      <w:pPr>
        <w:jc w:val="center"/>
      </w:pPr>
    </w:p>
    <w:p w14:paraId="6BECF8F5" w14:textId="7D17B474" w:rsidR="00CE0A8B" w:rsidRDefault="00CE0A8B" w:rsidP="0009007E">
      <w:pPr>
        <w:jc w:val="center"/>
      </w:pPr>
    </w:p>
    <w:p w14:paraId="1172C440" w14:textId="7ADF7355" w:rsidR="00CE0A8B" w:rsidRDefault="00CE0A8B" w:rsidP="0009007E">
      <w:pPr>
        <w:jc w:val="center"/>
      </w:pPr>
    </w:p>
    <w:p w14:paraId="69588AE6" w14:textId="04D57FB0" w:rsidR="00CE0A8B" w:rsidRDefault="00CE0A8B" w:rsidP="0009007E">
      <w:pPr>
        <w:jc w:val="center"/>
      </w:pPr>
    </w:p>
    <w:p w14:paraId="0D902628" w14:textId="6E148E3E" w:rsidR="00CE0A8B" w:rsidRDefault="00CE0A8B" w:rsidP="0009007E">
      <w:pPr>
        <w:jc w:val="center"/>
      </w:pPr>
    </w:p>
    <w:p w14:paraId="25A1C5D4" w14:textId="4A2F1FAB" w:rsidR="00CE0A8B" w:rsidRDefault="00CE0A8B" w:rsidP="0009007E">
      <w:pPr>
        <w:jc w:val="center"/>
      </w:pPr>
    </w:p>
    <w:p w14:paraId="0CDED22B" w14:textId="5B317670" w:rsidR="00CE0A8B" w:rsidRDefault="00CE0A8B" w:rsidP="0009007E">
      <w:pPr>
        <w:jc w:val="center"/>
      </w:pPr>
    </w:p>
    <w:p w14:paraId="13999715" w14:textId="0645C5CB" w:rsidR="00CE0A8B" w:rsidRDefault="00CE0A8B" w:rsidP="0009007E">
      <w:pPr>
        <w:jc w:val="center"/>
      </w:pPr>
    </w:p>
    <w:p w14:paraId="3DC1A2F6" w14:textId="49D26F04" w:rsidR="00CE0A8B" w:rsidRDefault="00CE0A8B" w:rsidP="0009007E">
      <w:pPr>
        <w:jc w:val="center"/>
      </w:pPr>
      <w:r>
        <w:rPr>
          <w:noProof/>
        </w:rPr>
        <w:lastRenderedPageBreak/>
        <w:drawing>
          <wp:inline distT="0" distB="0" distL="0" distR="0" wp14:anchorId="7FD9C0D2" wp14:editId="646B7D9F">
            <wp:extent cx="2880000" cy="150480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1504800"/>
                    </a:xfrm>
                    <a:prstGeom prst="rect">
                      <a:avLst/>
                    </a:prstGeom>
                  </pic:spPr>
                </pic:pic>
              </a:graphicData>
            </a:graphic>
          </wp:inline>
        </w:drawing>
      </w:r>
    </w:p>
    <w:p w14:paraId="28F9C266" w14:textId="0A21DCAC" w:rsidR="00CE0A8B" w:rsidRDefault="00CE0A8B" w:rsidP="0009007E">
      <w:pPr>
        <w:jc w:val="center"/>
      </w:pPr>
      <w:r>
        <w:t xml:space="preserve">Imagen número </w:t>
      </w:r>
      <w:r w:rsidR="002C6EB1">
        <w:t>5</w:t>
      </w:r>
      <w:r>
        <w:t>:</w:t>
      </w:r>
      <w:r w:rsidRPr="00CE0A8B">
        <w:t xml:space="preserve"> ejemplo de una página </w:t>
      </w:r>
      <w:r>
        <w:t xml:space="preserve">con y </w:t>
      </w:r>
      <w:r w:rsidRPr="00CE0A8B">
        <w:t xml:space="preserve">sin HTTPS en </w:t>
      </w:r>
      <w:r>
        <w:t xml:space="preserve">Google </w:t>
      </w:r>
      <w:r w:rsidRPr="00CE0A8B">
        <w:t>Chrome.</w:t>
      </w:r>
    </w:p>
    <w:p w14:paraId="489D4546" w14:textId="54775A08" w:rsidR="00CE0A8B" w:rsidRDefault="00CE0A8B" w:rsidP="0009007E">
      <w:pPr>
        <w:jc w:val="center"/>
      </w:pPr>
    </w:p>
    <w:p w14:paraId="01C5C950" w14:textId="77777777" w:rsidR="00CE0A8B" w:rsidRPr="007C166F" w:rsidRDefault="00CE0A8B" w:rsidP="0009007E">
      <w:pPr>
        <w:jc w:val="center"/>
      </w:pPr>
    </w:p>
    <w:p w14:paraId="6D2ECB2D" w14:textId="50F2C3B0" w:rsidR="00EC7EE3" w:rsidRDefault="00000000" w:rsidP="00EC7EE3">
      <w:hyperlink r:id="rId15" w:history="1">
        <w:r w:rsidR="0009007E" w:rsidRPr="00742C89">
          <w:rPr>
            <w:rStyle w:val="Hyperlink"/>
          </w:rPr>
          <w:t>https://es.wikipedia.org/wiki/Protocolo_seguro_de_transferencia_de_hipertexto</w:t>
        </w:r>
      </w:hyperlink>
    </w:p>
    <w:p w14:paraId="22640D4D" w14:textId="742DA4A8" w:rsidR="0009007E" w:rsidRDefault="00000000" w:rsidP="00EC7EE3">
      <w:hyperlink r:id="rId16" w:history="1">
        <w:r w:rsidR="0009007E" w:rsidRPr="00742C89">
          <w:rPr>
            <w:rStyle w:val="Hyperlink"/>
          </w:rPr>
          <w:t>https://es.ryte.com/wiki/HTTPS</w:t>
        </w:r>
      </w:hyperlink>
    </w:p>
    <w:p w14:paraId="1CAC8F9A" w14:textId="0A2F64EB" w:rsidR="0009007E" w:rsidRDefault="00000000" w:rsidP="00EC7EE3">
      <w:hyperlink r:id="rId17" w:anchor=":~:text=El%20protocolo%20de%20transferencia%20de,de%20las%20transferencias%20de%20datos" w:history="1">
        <w:r w:rsidR="0009007E" w:rsidRPr="00742C89">
          <w:rPr>
            <w:rStyle w:val="Hyperlink"/>
          </w:rPr>
          <w:t>https://www.cloudflare.com/es-es/learning/ssl/what-is-https/#:~:text=El%20protocolo%20de%20transferencia%20de,de%20las%20transferencias%20de%20datos</w:t>
        </w:r>
      </w:hyperlink>
      <w:r w:rsidR="0009007E" w:rsidRPr="0009007E">
        <w:t>.</w:t>
      </w:r>
    </w:p>
    <w:p w14:paraId="62B5D9A5" w14:textId="77777777" w:rsidR="0009007E" w:rsidRPr="00340868" w:rsidRDefault="0009007E" w:rsidP="00EC7EE3"/>
    <w:p w14:paraId="01391848" w14:textId="4DE0521B" w:rsidR="00695AAE" w:rsidRDefault="00695AAE" w:rsidP="00A23529">
      <w:pPr>
        <w:pStyle w:val="Heading2"/>
        <w:rPr>
          <w:noProof/>
          <w:lang w:val="es-AR"/>
        </w:rPr>
      </w:pPr>
      <w:r w:rsidRPr="002F1358">
        <w:rPr>
          <w:noProof/>
          <w:lang w:val="es-AR"/>
        </w:rPr>
        <w:t xml:space="preserve"> </w:t>
      </w:r>
      <w:bookmarkStart w:id="67" w:name="_Toc130769459"/>
      <w:r w:rsidR="002440AD" w:rsidRPr="002F1358">
        <w:rPr>
          <w:noProof/>
          <w:lang w:val="es-AR"/>
        </w:rPr>
        <w:t>Back end</w:t>
      </w:r>
      <w:r w:rsidRPr="002F1358">
        <w:rPr>
          <w:noProof/>
          <w:lang w:val="es-AR"/>
        </w:rPr>
        <w:t>.</w:t>
      </w:r>
      <w:bookmarkEnd w:id="67"/>
    </w:p>
    <w:p w14:paraId="31BAAADA" w14:textId="4B7BC70A" w:rsidR="00607E2D" w:rsidRDefault="00607E2D" w:rsidP="00607E2D">
      <w:r>
        <w:t xml:space="preserve">También conocido como CMS o </w:t>
      </w:r>
      <w:r w:rsidR="00716C46">
        <w:t>BackOffice</w:t>
      </w:r>
      <w:r>
        <w:t>, es la parte del servicio web que el cliente no puede ver. Su función es acceder a la información que se solicita, a través de la app, para luego combinarla y devolverla al usuario final.</w:t>
      </w:r>
    </w:p>
    <w:p w14:paraId="7DF7A76A" w14:textId="60835B43" w:rsidR="0009007E" w:rsidRDefault="0009007E" w:rsidP="0009007E">
      <w:r>
        <w:t xml:space="preserve">El servidor donde se aloja el back </w:t>
      </w:r>
      <w:proofErr w:type="spellStart"/>
      <w:r>
        <w:t>end</w:t>
      </w:r>
      <w:proofErr w:type="spellEnd"/>
      <w:r>
        <w:t xml:space="preserve"> puede estar compuesto de una sola computadora o de toda infraestructura monstruosa, como son las grandes compañías que ofrecen este servicio (Google, posee edificios esteros a la parte de sus servidores).</w:t>
      </w:r>
    </w:p>
    <w:p w14:paraId="668FA73E" w14:textId="20DE88FE" w:rsidR="0009007E" w:rsidRDefault="0009007E" w:rsidP="0009007E">
      <w:r>
        <w:t>En caso de que el servidor sea una computadora, lo idea es que sea una máquina potente, con un hardware y software específico que actúa de depósito de datos y funcione como un sistema gestor de base datos o aplicaciones.</w:t>
      </w:r>
    </w:p>
    <w:p w14:paraId="6F05FB65" w14:textId="74D310D9" w:rsidR="00607E2D" w:rsidRDefault="00607E2D" w:rsidP="00607E2D">
      <w:r>
        <w:t xml:space="preserve">Las funciones del </w:t>
      </w:r>
      <w:proofErr w:type="spellStart"/>
      <w:r>
        <w:t>Backend</w:t>
      </w:r>
      <w:proofErr w:type="spellEnd"/>
      <w:r>
        <w:t xml:space="preserve"> son las siguientes: </w:t>
      </w:r>
    </w:p>
    <w:p w14:paraId="603A53E9" w14:textId="62EE8AAA" w:rsidR="00607E2D" w:rsidRDefault="00607E2D" w:rsidP="00607E2D">
      <w:pPr>
        <w:pStyle w:val="ListParagraph"/>
        <w:numPr>
          <w:ilvl w:val="0"/>
          <w:numId w:val="9"/>
        </w:numPr>
      </w:pPr>
      <w:r>
        <w:t>Acceder a la información que el cliente pida de manera precisa y segura.</w:t>
      </w:r>
    </w:p>
    <w:p w14:paraId="744A924B" w14:textId="3161E8D8" w:rsidR="00607E2D" w:rsidRDefault="00607E2D" w:rsidP="00607E2D">
      <w:pPr>
        <w:pStyle w:val="ListParagraph"/>
        <w:numPr>
          <w:ilvl w:val="0"/>
          <w:numId w:val="9"/>
        </w:numPr>
      </w:pPr>
      <w:r>
        <w:t xml:space="preserve">Transformar la información que se tiene en el servidor a algo que el cliente entiende. </w:t>
      </w:r>
    </w:p>
    <w:p w14:paraId="1C3AC420" w14:textId="377C44DF" w:rsidR="00CD18BD" w:rsidRDefault="00CD18BD" w:rsidP="00607E2D">
      <w:pPr>
        <w:pStyle w:val="ListParagraph"/>
        <w:numPr>
          <w:ilvl w:val="0"/>
          <w:numId w:val="9"/>
        </w:numPr>
      </w:pPr>
      <w:r>
        <w:t xml:space="preserve">Devolver la información al </w:t>
      </w:r>
      <w:r w:rsidR="0009007E">
        <w:t>usuario:</w:t>
      </w:r>
      <w:r w:rsidR="0009007E" w:rsidRPr="0009007E">
        <w:t xml:space="preserve"> Por ejemplo, en nuestro caso, podemos guardar los diagnósticos y presentarlo en un gráfico circular o de barras, que sea más amigable a la vista que números de porcentajes crudos.</w:t>
      </w:r>
    </w:p>
    <w:p w14:paraId="567B4246" w14:textId="1E794559" w:rsidR="00CD18BD" w:rsidRDefault="00CD18BD" w:rsidP="00CD18BD">
      <w:r>
        <w:t xml:space="preserve">Las técnicas utilizadas para el desarrollo del </w:t>
      </w:r>
      <w:proofErr w:type="spellStart"/>
      <w:r>
        <w:t>Backend</w:t>
      </w:r>
      <w:proofErr w:type="spellEnd"/>
      <w:r>
        <w:t xml:space="preserve"> en término de lenguajes de programación son </w:t>
      </w:r>
      <w:r w:rsidR="00716C46">
        <w:t>muchas,</w:t>
      </w:r>
      <w:r>
        <w:t xml:space="preserve"> pero todas tienen un objetico en común: deben ser intuitivas y comprensibles para los desarrolladores. Gran parte</w:t>
      </w:r>
      <w:r w:rsidR="00716C46">
        <w:t xml:space="preserve"> </w:t>
      </w:r>
      <w:r>
        <w:t xml:space="preserve">del código de la app se encuentra escrito en el </w:t>
      </w:r>
      <w:proofErr w:type="spellStart"/>
      <w:r>
        <w:t>Backend</w:t>
      </w:r>
      <w:proofErr w:type="spellEnd"/>
      <w:r>
        <w:t xml:space="preserve">, lo que implica </w:t>
      </w:r>
      <w:proofErr w:type="gramStart"/>
      <w:r>
        <w:t>que</w:t>
      </w:r>
      <w:proofErr w:type="gramEnd"/>
      <w:r>
        <w:t xml:space="preserve"> para cualquier actualiza</w:t>
      </w:r>
      <w:r w:rsidR="00716C46">
        <w:t xml:space="preserve">ción o modificación de la misma, los desarrolladores tendrán que volver a trabajar sobre el mismo. Por eso, para facilitar su trabajo y conseguir mejores resultados, el código debe ser claro e intuitivo. </w:t>
      </w:r>
    </w:p>
    <w:p w14:paraId="2D6629A5" w14:textId="06BD8416" w:rsidR="00716C46" w:rsidRDefault="00716C46" w:rsidP="00CD18BD">
      <w:r>
        <w:t xml:space="preserve">Existen muchos lenguajes para </w:t>
      </w:r>
      <w:proofErr w:type="spellStart"/>
      <w:r>
        <w:t>Backend</w:t>
      </w:r>
      <w:proofErr w:type="spellEnd"/>
      <w:r>
        <w:t xml:space="preserve">, se debe elegir alguno con que se sienta más cómodo y cumpla los siguientes criterios: </w:t>
      </w:r>
    </w:p>
    <w:p w14:paraId="69E7035C" w14:textId="4D977D08" w:rsidR="00716C46" w:rsidRDefault="00716C46" w:rsidP="00716C46">
      <w:pPr>
        <w:pStyle w:val="ListParagraph"/>
        <w:numPr>
          <w:ilvl w:val="0"/>
          <w:numId w:val="9"/>
        </w:numPr>
      </w:pPr>
      <w:r>
        <w:t xml:space="preserve">Escalabilidad: el código debe tener la flexibilidad para integrar nuevas estructuras. Esto es esencial, más si nuestro servicio web </w:t>
      </w:r>
      <w:proofErr w:type="spellStart"/>
      <w:r>
        <w:t>esta</w:t>
      </w:r>
      <w:proofErr w:type="spellEnd"/>
      <w:r>
        <w:t xml:space="preserve"> proyectado para perdurar en el tiempo, ya que el dinamismo del cualquier mercado demanda siempre nuevas funciones y/o servicios que el cliente puede necesitar.</w:t>
      </w:r>
    </w:p>
    <w:p w14:paraId="47A4699B" w14:textId="0A9E5D93" w:rsidR="00716C46" w:rsidRDefault="00716C46" w:rsidP="00716C46">
      <w:pPr>
        <w:pStyle w:val="ListParagraph"/>
        <w:numPr>
          <w:ilvl w:val="0"/>
          <w:numId w:val="9"/>
        </w:numPr>
      </w:pPr>
      <w:r>
        <w:t xml:space="preserve">Seguridad: debido a las constaste interacción del </w:t>
      </w:r>
      <w:proofErr w:type="spellStart"/>
      <w:r>
        <w:t>Backend</w:t>
      </w:r>
      <w:proofErr w:type="spellEnd"/>
      <w:r>
        <w:t xml:space="preserve"> con las bases de datos, desarrollar el código siguiendo prácticas seguras es de vital importancia, más si los datos que se manejan es información sensible, como datos personales financieros o médicos. Por nombrar alguna de esas medidas son</w:t>
      </w:r>
      <w:r w:rsidR="00EC7EE3">
        <w:t xml:space="preserve"> usar conexiones seguras (como las https), utilizar bases de datos encriptadas.</w:t>
      </w:r>
    </w:p>
    <w:p w14:paraId="78787796" w14:textId="4CCEC6DF" w:rsidR="00EC7EE3" w:rsidRDefault="00EC7EE3" w:rsidP="00716C46">
      <w:pPr>
        <w:pStyle w:val="ListParagraph"/>
        <w:numPr>
          <w:ilvl w:val="0"/>
          <w:numId w:val="9"/>
        </w:numPr>
      </w:pPr>
      <w:r>
        <w:lastRenderedPageBreak/>
        <w:t xml:space="preserve">Robustez: esto se refiere más que nada a la capacidad de trabajar en cualquier contexto, tanto cuando el servicio es poco demandado como cuando lo es. Un </w:t>
      </w:r>
      <w:proofErr w:type="spellStart"/>
      <w:r>
        <w:t>Backend</w:t>
      </w:r>
      <w:proofErr w:type="spellEnd"/>
      <w:r>
        <w:t xml:space="preserve"> desarrollado de manera robusta nos asegura que, ante este tipo de situaciones, nuestra web siga funcionando, evitando las famosas caídas de páginas, que dan lugar a malas experiencias de uso por parte del cliente.</w:t>
      </w:r>
    </w:p>
    <w:p w14:paraId="33B0291C" w14:textId="1E66392E" w:rsidR="00CE0A8B" w:rsidRDefault="00CE0A8B" w:rsidP="00CE0A8B"/>
    <w:p w14:paraId="52AC4E03" w14:textId="37399AB0" w:rsidR="00CE0A8B" w:rsidRDefault="00CE0A8B" w:rsidP="00CE0A8B"/>
    <w:p w14:paraId="37F0245C" w14:textId="091AB75F" w:rsidR="00CE0A8B" w:rsidRDefault="00CE0A8B" w:rsidP="00CE0A8B">
      <w:pPr>
        <w:jc w:val="center"/>
      </w:pPr>
    </w:p>
    <w:p w14:paraId="33782A37" w14:textId="71BA58B7" w:rsidR="00EC7EE3" w:rsidRDefault="00000000" w:rsidP="00EC7EE3">
      <w:hyperlink r:id="rId18" w:anchor=":~:text=El%20Backend%2C%20tambi%C3%A9n%20conocido%20como,y%20devolverla%20al%20usuario%20final" w:history="1">
        <w:r w:rsidR="00EC7EE3" w:rsidRPr="00742C89">
          <w:rPr>
            <w:rStyle w:val="Hyperlink"/>
          </w:rPr>
          <w:t>https://www.mmaglobal.com/news/todo-lo-que-necesitas-saber-sobre-backend-all-you-need-know-regarding-backend#:~:text=El%20Backend%2C%20tambi%C3%A9n%20conocido%20como,y%20devolverla%20al%20usuario%20final</w:t>
        </w:r>
      </w:hyperlink>
      <w:r w:rsidR="00EC7EE3" w:rsidRPr="00EC7EE3">
        <w:t>.</w:t>
      </w:r>
    </w:p>
    <w:p w14:paraId="761E2EF7" w14:textId="77777777" w:rsidR="00EC7EE3" w:rsidRPr="00607E2D" w:rsidRDefault="00EC7EE3" w:rsidP="00EC7EE3"/>
    <w:p w14:paraId="5F909106" w14:textId="1409ABF3" w:rsidR="0009007E" w:rsidRDefault="00BC1E7C" w:rsidP="002440AD">
      <w:r w:rsidRPr="002F1358">
        <w:t xml:space="preserve"> </w:t>
      </w:r>
    </w:p>
    <w:p w14:paraId="6C74467A" w14:textId="77777777" w:rsidR="0009007E" w:rsidRDefault="0009007E" w:rsidP="002440AD"/>
    <w:p w14:paraId="6DBF1E8A" w14:textId="77777777" w:rsidR="00BC1E7C" w:rsidRPr="000907EE" w:rsidRDefault="00BC1E7C" w:rsidP="002440AD"/>
    <w:p w14:paraId="066527ED" w14:textId="4CEC0097" w:rsidR="00695AAE" w:rsidRPr="000907EE" w:rsidRDefault="00EC7EE3" w:rsidP="00A23529">
      <w:pPr>
        <w:pStyle w:val="Heading2"/>
        <w:rPr>
          <w:noProof/>
        </w:rPr>
      </w:pPr>
      <w:r w:rsidRPr="003B563A">
        <w:rPr>
          <w:noProof/>
          <w:lang w:val="es-AR"/>
        </w:rPr>
        <w:t xml:space="preserve"> </w:t>
      </w:r>
      <w:bookmarkStart w:id="68" w:name="_Toc130769460"/>
      <w:r>
        <w:rPr>
          <w:noProof/>
        </w:rPr>
        <w:t>Front end</w:t>
      </w:r>
      <w:r w:rsidR="00695AAE" w:rsidRPr="000907EE">
        <w:rPr>
          <w:noProof/>
        </w:rPr>
        <w:t>.</w:t>
      </w:r>
      <w:bookmarkEnd w:id="68"/>
    </w:p>
    <w:p w14:paraId="71B95130" w14:textId="77777777" w:rsidR="00695AAE" w:rsidRPr="000907EE" w:rsidRDefault="00695AAE" w:rsidP="00695AAE">
      <w:pPr>
        <w:rPr>
          <w:noProof/>
        </w:rPr>
      </w:pPr>
    </w:p>
    <w:p w14:paraId="22244F11" w14:textId="651EA74B" w:rsidR="00695AAE" w:rsidRPr="000907EE" w:rsidRDefault="00695AAE" w:rsidP="00695AAE">
      <w:pPr>
        <w:rPr>
          <w:noProof/>
        </w:rPr>
      </w:pPr>
    </w:p>
    <w:p w14:paraId="6404D0FE" w14:textId="016D7D41" w:rsidR="000907EE" w:rsidRDefault="00A24BE6" w:rsidP="00695AAE">
      <w:pPr>
        <w:rPr>
          <w:noProof/>
        </w:rPr>
      </w:pPr>
      <w:r>
        <w:rPr>
          <w:noProof/>
        </w:rPr>
        <w:t xml:space="preserve">Este servicio se brinda desde el lado del cliente. Sirve para realizar la interfaz de un sitio web, desde su estructura hasta los estilos, como pueden ser la definición de los colores, texturas, tipografías, secciones, entre otros. Su uso es determinante para que el usuario tenga una buna experiencia </w:t>
      </w:r>
    </w:p>
    <w:p w14:paraId="606AD61E" w14:textId="25F6ECB7" w:rsidR="00A24BE6" w:rsidRDefault="00A24BE6" w:rsidP="00695AAE">
      <w:pPr>
        <w:rPr>
          <w:noProof/>
        </w:rPr>
      </w:pPr>
      <w:r>
        <w:rPr>
          <w:noProof/>
        </w:rPr>
        <w:t xml:space="preserve">Los elementos del font end son: </w:t>
      </w:r>
    </w:p>
    <w:p w14:paraId="0CE3E27A" w14:textId="24EF62A1" w:rsidR="00A24BE6" w:rsidRDefault="00A24BE6" w:rsidP="00A24BE6">
      <w:pPr>
        <w:pStyle w:val="ListParagraph"/>
        <w:numPr>
          <w:ilvl w:val="0"/>
          <w:numId w:val="8"/>
        </w:numPr>
        <w:rPr>
          <w:noProof/>
        </w:rPr>
      </w:pPr>
      <w:r>
        <w:rPr>
          <w:noProof/>
        </w:rPr>
        <w:t xml:space="preserve">Estructuras de navegación: este elemento se refiere al orden en que se organizan las diferentes páginas de un sitio web y a los componentes que se vinculan entre sí para realizar diferentes funciones dentro del sitio. </w:t>
      </w:r>
    </w:p>
    <w:p w14:paraId="0EA78485" w14:textId="179AEF71" w:rsidR="00A24BE6" w:rsidRDefault="00A24BE6" w:rsidP="00A24BE6">
      <w:pPr>
        <w:pStyle w:val="ListParagraph"/>
        <w:numPr>
          <w:ilvl w:val="0"/>
          <w:numId w:val="8"/>
        </w:numPr>
        <w:rPr>
          <w:noProof/>
        </w:rPr>
      </w:pPr>
      <w:r>
        <w:rPr>
          <w:noProof/>
        </w:rPr>
        <w:t xml:space="preserve">Layout: tambien nombrado como diseño de página, se refiere a todos los componentes de la página web, por ejemplo: ubicación del mnú,botones, footer y todo aquello necesario para que un sitio sea útil y fácil de navegar. </w:t>
      </w:r>
    </w:p>
    <w:p w14:paraId="2DE06F9C" w14:textId="1CE944B3" w:rsidR="00A24BE6" w:rsidRDefault="00A24BE6" w:rsidP="00A24BE6">
      <w:pPr>
        <w:pStyle w:val="ListParagraph"/>
        <w:numPr>
          <w:ilvl w:val="0"/>
          <w:numId w:val="8"/>
        </w:numPr>
        <w:rPr>
          <w:noProof/>
        </w:rPr>
      </w:pPr>
      <w:r>
        <w:rPr>
          <w:noProof/>
        </w:rPr>
        <w:t>Contenido web: todo aquello que brinde información relevante o interesante para los usuarios. Es importante destacar que el contenido no tiene que ser necesariamente texto, puede incluir sonido o materiales iteractivos.</w:t>
      </w:r>
    </w:p>
    <w:p w14:paraId="3BFD5374" w14:textId="66562605" w:rsidR="00A24BE6" w:rsidRDefault="00A24BE6" w:rsidP="00A24BE6">
      <w:pPr>
        <w:pStyle w:val="ListParagraph"/>
        <w:numPr>
          <w:ilvl w:val="0"/>
          <w:numId w:val="8"/>
        </w:numPr>
        <w:rPr>
          <w:noProof/>
        </w:rPr>
      </w:pPr>
      <w:r>
        <w:rPr>
          <w:noProof/>
        </w:rPr>
        <w:t>Imágenes: Todos los recursos visuales ayudan a aumentar el interés de los usuarios. Esto también puede incluir videos,mpas Gifs,etc.</w:t>
      </w:r>
    </w:p>
    <w:p w14:paraId="11FD7752" w14:textId="436649EE" w:rsidR="00A24BE6" w:rsidRDefault="00A24BE6" w:rsidP="00A24BE6">
      <w:pPr>
        <w:pStyle w:val="ListParagraph"/>
        <w:numPr>
          <w:ilvl w:val="0"/>
          <w:numId w:val="8"/>
        </w:numPr>
        <w:rPr>
          <w:noProof/>
        </w:rPr>
      </w:pPr>
      <w:r>
        <w:rPr>
          <w:noProof/>
        </w:rPr>
        <w:t>Logotipo: Para que un sitio web tenga mayor identidad es vital que contenga el logotipo que represente a la marca o empresa.</w:t>
      </w:r>
    </w:p>
    <w:p w14:paraId="462F0148" w14:textId="360F7A61" w:rsidR="00A24BE6" w:rsidRDefault="00A24BE6" w:rsidP="00A24BE6">
      <w:pPr>
        <w:pStyle w:val="ListParagraph"/>
        <w:numPr>
          <w:ilvl w:val="0"/>
          <w:numId w:val="8"/>
        </w:numPr>
        <w:rPr>
          <w:noProof/>
        </w:rPr>
      </w:pPr>
      <w:r>
        <w:rPr>
          <w:noProof/>
        </w:rPr>
        <w:t>Diseño gráfico: este elemento engloba todo lo relacionado con cómo se ve el sitio web y su apariencia: colores, formas, tipografías, tamaños,etc.</w:t>
      </w:r>
    </w:p>
    <w:p w14:paraId="21FB0849" w14:textId="7F0EAE1F" w:rsidR="00A24BE6" w:rsidRDefault="00A24BE6" w:rsidP="00A24BE6">
      <w:pPr>
        <w:ind w:left="360"/>
        <w:rPr>
          <w:noProof/>
        </w:rPr>
      </w:pPr>
    </w:p>
    <w:p w14:paraId="713ADDEF" w14:textId="6BB6B38F" w:rsidR="00A24BE6" w:rsidRDefault="00A24BE6" w:rsidP="00A24BE6">
      <w:pPr>
        <w:ind w:left="360"/>
        <w:rPr>
          <w:noProof/>
        </w:rPr>
      </w:pPr>
    </w:p>
    <w:p w14:paraId="5B1368DD" w14:textId="5A1D0CFA" w:rsidR="00A24BE6" w:rsidRDefault="00A24BE6" w:rsidP="00A24BE6">
      <w:pPr>
        <w:ind w:left="360"/>
        <w:rPr>
          <w:noProof/>
        </w:rPr>
      </w:pPr>
      <w:r>
        <w:rPr>
          <w:noProof/>
        </w:rPr>
        <w:t>Lo que se suele usar del lago del cliente es HTML para la estructura, CSS para los estilos y javas</w:t>
      </w:r>
      <w:r w:rsidR="00E53E81" w:rsidRPr="00E53E81">
        <w:rPr>
          <w:noProof/>
        </w:rPr>
        <w:t xml:space="preserve">cript </w:t>
      </w:r>
      <w:r>
        <w:rPr>
          <w:noProof/>
        </w:rPr>
        <w:t xml:space="preserve">para </w:t>
      </w:r>
      <w:r w:rsidR="00E53E81">
        <w:rPr>
          <w:noProof/>
        </w:rPr>
        <w:t xml:space="preserve">la lógica de funcionamiento. Tambén se puede utilizar librerias o framework basados en  javascript </w:t>
      </w:r>
    </w:p>
    <w:p w14:paraId="6FBF15C6" w14:textId="10B351A2" w:rsidR="00E53E81" w:rsidRDefault="00E53E81" w:rsidP="00A24BE6">
      <w:pPr>
        <w:ind w:left="360"/>
        <w:rPr>
          <w:noProof/>
        </w:rPr>
      </w:pPr>
    </w:p>
    <w:p w14:paraId="4A4F5B57" w14:textId="28CF25A0" w:rsidR="00E53E81" w:rsidRDefault="00E53E81" w:rsidP="00E53E81">
      <w:pPr>
        <w:ind w:left="360"/>
        <w:jc w:val="center"/>
        <w:rPr>
          <w:noProof/>
        </w:rPr>
      </w:pPr>
      <w:r>
        <w:rPr>
          <w:noProof/>
        </w:rPr>
        <w:lastRenderedPageBreak/>
        <w:drawing>
          <wp:inline distT="0" distB="0" distL="0" distR="0" wp14:anchorId="47EE7CBD" wp14:editId="074E009B">
            <wp:extent cx="2880000" cy="288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2DE3244C" w14:textId="4603C176" w:rsidR="009263A0" w:rsidRDefault="009263A0" w:rsidP="00E53E81">
      <w:pPr>
        <w:ind w:left="360"/>
        <w:jc w:val="center"/>
        <w:rPr>
          <w:noProof/>
        </w:rPr>
      </w:pPr>
      <w:r>
        <w:rPr>
          <w:noProof/>
        </w:rPr>
        <w:t xml:space="preserve">Imagen número </w:t>
      </w:r>
      <w:r w:rsidR="002C6EB1">
        <w:rPr>
          <w:noProof/>
        </w:rPr>
        <w:t>6</w:t>
      </w:r>
      <w:r>
        <w:rPr>
          <w:noProof/>
        </w:rPr>
        <w:t>: ejemplo de representacion de html,css y js.</w:t>
      </w:r>
    </w:p>
    <w:p w14:paraId="1EC8F519" w14:textId="1E6F8565" w:rsidR="00E53E81" w:rsidRDefault="00E53E81" w:rsidP="00E53E81">
      <w:pPr>
        <w:ind w:left="360"/>
        <w:jc w:val="center"/>
        <w:rPr>
          <w:noProof/>
        </w:rPr>
      </w:pPr>
    </w:p>
    <w:p w14:paraId="375D27D8" w14:textId="1BB86944" w:rsidR="00E53E81" w:rsidRDefault="00E53E81" w:rsidP="00E53E81">
      <w:pPr>
        <w:ind w:left="360"/>
        <w:jc w:val="center"/>
        <w:rPr>
          <w:noProof/>
        </w:rPr>
      </w:pPr>
    </w:p>
    <w:p w14:paraId="0CAB2821" w14:textId="3FB7BD3E" w:rsidR="00E53E81" w:rsidRDefault="00E53E81" w:rsidP="00E53E81">
      <w:pPr>
        <w:ind w:left="360"/>
        <w:jc w:val="center"/>
        <w:rPr>
          <w:noProof/>
        </w:rPr>
      </w:pPr>
    </w:p>
    <w:p w14:paraId="06E3C2A7" w14:textId="3917196C" w:rsidR="00E53E81" w:rsidRDefault="00E53E81" w:rsidP="00E53E81">
      <w:pPr>
        <w:ind w:left="360"/>
        <w:jc w:val="center"/>
        <w:rPr>
          <w:noProof/>
        </w:rPr>
      </w:pPr>
    </w:p>
    <w:p w14:paraId="463714DB" w14:textId="556E741C" w:rsidR="00E53E81" w:rsidRPr="00596222" w:rsidRDefault="00E53E81" w:rsidP="00E53E81">
      <w:pPr>
        <w:pStyle w:val="Heading2"/>
        <w:rPr>
          <w:noProof/>
          <w:lang w:val="es-AR"/>
        </w:rPr>
      </w:pPr>
      <w:bookmarkStart w:id="69" w:name="_Toc130769461"/>
      <w:r w:rsidRPr="00596222">
        <w:rPr>
          <w:noProof/>
          <w:lang w:val="es-AR"/>
        </w:rPr>
        <w:t>Base de datos</w:t>
      </w:r>
      <w:bookmarkEnd w:id="69"/>
      <w:r w:rsidRPr="00596222">
        <w:rPr>
          <w:noProof/>
          <w:lang w:val="es-AR"/>
        </w:rPr>
        <w:t xml:space="preserve"> </w:t>
      </w:r>
    </w:p>
    <w:p w14:paraId="09694020" w14:textId="25CDB8F5" w:rsidR="00E53E81" w:rsidRPr="00596222" w:rsidRDefault="00E53E81" w:rsidP="00E53E81"/>
    <w:p w14:paraId="1C4FAA71" w14:textId="77777777" w:rsidR="00596222" w:rsidRDefault="00596222" w:rsidP="00E53E81">
      <w:r w:rsidRPr="00596222">
        <w:t xml:space="preserve">Es un conjunto de datos </w:t>
      </w:r>
      <w:r>
        <w:t xml:space="preserve">estructurados que pertenecen a un mismo contexto y en cuanto a su función, se utiliza para administrar de forma electrónica grande cantidades de información. </w:t>
      </w:r>
    </w:p>
    <w:p w14:paraId="2671A105" w14:textId="77777777" w:rsidR="00596222" w:rsidRDefault="00596222" w:rsidP="00E53E81">
      <w:r>
        <w:t>El tema de bases de datos es un tema es interesante y extenso, no se expondrá el sin fin de información que tenemos en internet, solo se hablara de las bases de datos relacionales que son las que toma el trabajo.</w:t>
      </w:r>
    </w:p>
    <w:p w14:paraId="6434B374" w14:textId="77777777" w:rsidR="009263A0" w:rsidRDefault="00596222" w:rsidP="00E53E81">
      <w:r>
        <w:t>Su idea fundamental es el uso de relaciones. Estas podrían considerarse en forma lógica como conjuntos de datos llamados tuplas.</w:t>
      </w:r>
      <w:r w:rsidR="009263A0">
        <w:t xml:space="preserve"> </w:t>
      </w:r>
    </w:p>
    <w:p w14:paraId="4D4C2826" w14:textId="77777777" w:rsidR="009263A0" w:rsidRDefault="009263A0" w:rsidP="00E53E81">
      <w:r>
        <w:t xml:space="preserve">En este modelo, el lugar y la forma en que se almacenen los datos no tienen relevancia (a diferencia de otros modelos como el jerárquico y el de red). Esto tiene la considerable ventaja de que es más fácil de entender y de utilizar para un usuario esporádico de la base de datos. La información puede ser recuperada o almacenada mediante consultas que ofrecen una amplia flexibilidad y poder para administrar información. </w:t>
      </w:r>
    </w:p>
    <w:p w14:paraId="18D72646" w14:textId="77777777" w:rsidR="009263A0" w:rsidRDefault="009263A0" w:rsidP="00E53E81">
      <w:r>
        <w:t>El lenguaje más habitual para construir las consultas a bases de datos relacionales es SQL, un estándar implementado por los principales motores o sistemas de gestión de bases de datos relacionales.</w:t>
      </w:r>
    </w:p>
    <w:p w14:paraId="1646957D" w14:textId="77777777" w:rsidR="009263A0" w:rsidRDefault="009263A0" w:rsidP="00E53E81"/>
    <w:p w14:paraId="67E62045" w14:textId="0A706DDC" w:rsidR="009263A0" w:rsidRDefault="009263A0" w:rsidP="009263A0">
      <w:pPr>
        <w:jc w:val="center"/>
      </w:pPr>
      <w:r>
        <w:rPr>
          <w:noProof/>
        </w:rPr>
        <w:lastRenderedPageBreak/>
        <w:drawing>
          <wp:inline distT="0" distB="0" distL="0" distR="0" wp14:anchorId="5FE40B07" wp14:editId="0FFDCDCC">
            <wp:extent cx="2880000" cy="288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63337AA" w14:textId="3BD8F72D" w:rsidR="009263A0" w:rsidRDefault="009263A0" w:rsidP="009263A0">
      <w:pPr>
        <w:jc w:val="center"/>
      </w:pPr>
      <w:r>
        <w:t xml:space="preserve">Imagen número </w:t>
      </w:r>
      <w:r w:rsidR="002C6EB1">
        <w:t>7</w:t>
      </w:r>
      <w:r>
        <w:t>: logo con el que se suele identificar una base de datos</w:t>
      </w:r>
    </w:p>
    <w:p w14:paraId="1DDFEFB4" w14:textId="32FB8A6F" w:rsidR="009263A0" w:rsidRDefault="009263A0" w:rsidP="009263A0">
      <w:pPr>
        <w:jc w:val="center"/>
      </w:pPr>
    </w:p>
    <w:p w14:paraId="76FA8715" w14:textId="77777777" w:rsidR="009263A0" w:rsidRDefault="009263A0" w:rsidP="009263A0">
      <w:pPr>
        <w:jc w:val="center"/>
      </w:pPr>
    </w:p>
    <w:p w14:paraId="3D4A631C" w14:textId="77777777" w:rsidR="009263A0" w:rsidRDefault="009263A0" w:rsidP="00E53E81"/>
    <w:p w14:paraId="603D64B8" w14:textId="68C12E84" w:rsidR="00E53E81" w:rsidRPr="00596222" w:rsidRDefault="009263A0" w:rsidP="00E53E81">
      <w:r w:rsidRPr="009263A0">
        <w:t>https://es.wikipedia.org/wiki/Base_de_datos</w:t>
      </w:r>
      <w:r w:rsidR="00596222">
        <w:t xml:space="preserve"> </w:t>
      </w:r>
    </w:p>
    <w:p w14:paraId="45DC0B44" w14:textId="0AD736C2" w:rsidR="009263A0" w:rsidRPr="003B563A" w:rsidRDefault="009263A0" w:rsidP="00E53E81"/>
    <w:p w14:paraId="7D5C6227" w14:textId="7A0C0A3D" w:rsidR="009263A0" w:rsidRPr="003B563A" w:rsidRDefault="009263A0" w:rsidP="00E53E81"/>
    <w:p w14:paraId="354CFB8F" w14:textId="2F768AD5" w:rsidR="00181832" w:rsidRPr="002C6EB1" w:rsidRDefault="009263A0" w:rsidP="00181832">
      <w:pPr>
        <w:pStyle w:val="Heading2"/>
        <w:rPr>
          <w:lang w:val="es-AR"/>
        </w:rPr>
      </w:pPr>
      <w:bookmarkStart w:id="70" w:name="_Toc130769462"/>
      <w:r w:rsidRPr="00181832">
        <w:rPr>
          <w:lang w:val="es-AR"/>
        </w:rPr>
        <w:t>API</w:t>
      </w:r>
      <w:bookmarkEnd w:id="70"/>
    </w:p>
    <w:p w14:paraId="115B0591" w14:textId="31B7C037" w:rsidR="00181832" w:rsidRDefault="00181832" w:rsidP="00181832">
      <w:r w:rsidRPr="00181832">
        <w:t xml:space="preserve">Una API, es </w:t>
      </w:r>
      <w:r w:rsidR="002C6EB1" w:rsidRPr="00181832">
        <w:t xml:space="preserve">una </w:t>
      </w:r>
      <w:r w:rsidR="002C6EB1">
        <w:t>pieza</w:t>
      </w:r>
      <w:r>
        <w:t xml:space="preserve"> de código que permite a diferentes aplicaciones comunicarse entre </w:t>
      </w:r>
      <w:proofErr w:type="spellStart"/>
      <w:r>
        <w:t>si</w:t>
      </w:r>
      <w:proofErr w:type="spellEnd"/>
      <w:r>
        <w:t xml:space="preserve"> y compartir información y funcionalidades. Una API es un intermediario entre 2 sistemas, que permite que una aplicación se comunique con otra y pida datos o acciones específicas. </w:t>
      </w:r>
    </w:p>
    <w:p w14:paraId="59E424C6" w14:textId="51476892" w:rsidR="00181832" w:rsidRDefault="00181832" w:rsidP="00181832">
      <w:r>
        <w:t xml:space="preserve">Una de las principales funciones de las API es poder facilitarles el trabajo a los desarrolladores y ahorrarles tiempo y dinero. Por ejemplo, se </w:t>
      </w:r>
      <w:proofErr w:type="spellStart"/>
      <w:r>
        <w:t>esta</w:t>
      </w:r>
      <w:proofErr w:type="spellEnd"/>
      <w:r>
        <w:t xml:space="preserve"> creando </w:t>
      </w:r>
      <w:r w:rsidR="002C6EB1">
        <w:t>una aplicación que es una tienda online, no se necesita crear un sistema de pagos o un sistema que verifique stock desde cero. Se puede utilizar la API de un servicio de pago ya existente, por ejemplo, PayPal.</w:t>
      </w:r>
    </w:p>
    <w:p w14:paraId="2F871640" w14:textId="7155CB4E" w:rsidR="00181832" w:rsidRDefault="00000000" w:rsidP="00181832">
      <w:hyperlink r:id="rId21" w:history="1">
        <w:r w:rsidR="002C6EB1" w:rsidRPr="00742C89">
          <w:rPr>
            <w:rStyle w:val="Hyperlink"/>
          </w:rPr>
          <w:t>https://es.wikipedia.org/wiki/API</w:t>
        </w:r>
      </w:hyperlink>
      <w:r w:rsidR="00181832" w:rsidRPr="00181832">
        <w:t xml:space="preserve"> </w:t>
      </w:r>
    </w:p>
    <w:p w14:paraId="03655A90" w14:textId="6F1A5F07" w:rsidR="002C6EB1" w:rsidRDefault="00000000" w:rsidP="00181832">
      <w:hyperlink r:id="rId22" w:history="1">
        <w:r w:rsidR="002C6EB1" w:rsidRPr="00742C89">
          <w:rPr>
            <w:rStyle w:val="Hyperlink"/>
          </w:rPr>
          <w:t>https://www.xataka.com/basics/api-que-sirve</w:t>
        </w:r>
      </w:hyperlink>
    </w:p>
    <w:p w14:paraId="7C2F3FE9" w14:textId="1594694A" w:rsidR="002C6EB1" w:rsidRDefault="002C6EB1" w:rsidP="00181832"/>
    <w:p w14:paraId="7997F98C" w14:textId="6D89D0BC" w:rsidR="002C6EB1" w:rsidRDefault="002C6EB1" w:rsidP="002C6EB1">
      <w:pPr>
        <w:jc w:val="center"/>
      </w:pPr>
      <w:r>
        <w:rPr>
          <w:noProof/>
        </w:rPr>
        <w:drawing>
          <wp:inline distT="0" distB="0" distL="0" distR="0" wp14:anchorId="222BFAED" wp14:editId="15F83159">
            <wp:extent cx="2880000" cy="249480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494800"/>
                    </a:xfrm>
                    <a:prstGeom prst="rect">
                      <a:avLst/>
                    </a:prstGeom>
                  </pic:spPr>
                </pic:pic>
              </a:graphicData>
            </a:graphic>
          </wp:inline>
        </w:drawing>
      </w:r>
    </w:p>
    <w:p w14:paraId="5B19BF58" w14:textId="44000240" w:rsidR="002C6EB1" w:rsidRPr="00181832" w:rsidRDefault="002C6EB1" w:rsidP="002C6EB1">
      <w:pPr>
        <w:jc w:val="center"/>
      </w:pPr>
      <w:r>
        <w:t>Imagen número</w:t>
      </w:r>
      <w:r w:rsidR="00FD0901">
        <w:t xml:space="preserve"> 8: Resumen de las cosas básicas en una página web.</w:t>
      </w:r>
    </w:p>
    <w:p w14:paraId="56017E63" w14:textId="1439A786" w:rsidR="000907EE" w:rsidRPr="000907EE" w:rsidRDefault="000907EE" w:rsidP="000907EE">
      <w:pPr>
        <w:pStyle w:val="Heading1"/>
        <w:rPr>
          <w:noProof/>
          <w:lang w:val="es-AR"/>
        </w:rPr>
      </w:pPr>
      <w:bookmarkStart w:id="71" w:name="_Toc130769463"/>
      <w:r w:rsidRPr="000907EE">
        <w:rPr>
          <w:noProof/>
          <w:lang w:val="es-AR"/>
        </w:rPr>
        <w:lastRenderedPageBreak/>
        <w:t>Capitulo 3: Redes neuronales</w:t>
      </w:r>
      <w:bookmarkEnd w:id="71"/>
      <w:r w:rsidRPr="000907EE">
        <w:rPr>
          <w:noProof/>
          <w:lang w:val="es-AR"/>
        </w:rPr>
        <w:t xml:space="preserve"> </w:t>
      </w:r>
    </w:p>
    <w:p w14:paraId="02DC709D" w14:textId="7207239F" w:rsidR="000907EE" w:rsidRDefault="000907EE" w:rsidP="000907EE"/>
    <w:p w14:paraId="496CEF84" w14:textId="77777777" w:rsidR="002B2663" w:rsidRPr="002B2663" w:rsidRDefault="002B2663" w:rsidP="002B2663">
      <w:pPr>
        <w:pStyle w:val="ListParagraph"/>
        <w:keepNext/>
        <w:pageBreakBefore/>
        <w:widowControl w:val="0"/>
        <w:numPr>
          <w:ilvl w:val="0"/>
          <w:numId w:val="1"/>
        </w:numPr>
        <w:ind w:left="0"/>
        <w:contextualSpacing w:val="0"/>
        <w:outlineLvl w:val="0"/>
        <w:rPr>
          <w:rFonts w:ascii="Arial" w:hAnsi="Arial"/>
          <w:b/>
          <w:vanish/>
          <w:sz w:val="40"/>
          <w:lang w:val="en-US"/>
        </w:rPr>
      </w:pPr>
      <w:bookmarkStart w:id="72" w:name="_Toc130769464"/>
      <w:bookmarkEnd w:id="72"/>
    </w:p>
    <w:p w14:paraId="16EE8BA4" w14:textId="0B92403E" w:rsidR="002B2663" w:rsidRDefault="00833583" w:rsidP="002B2663">
      <w:pPr>
        <w:pStyle w:val="Heading2"/>
        <w:rPr>
          <w:lang w:val="es-AR"/>
        </w:rPr>
      </w:pPr>
      <w:bookmarkStart w:id="73" w:name="_Toc130769465"/>
      <w:r>
        <w:rPr>
          <w:lang w:val="es-AR"/>
        </w:rPr>
        <w:t>¿qué es la inteligencia?</w:t>
      </w:r>
      <w:bookmarkEnd w:id="73"/>
    </w:p>
    <w:p w14:paraId="3170820C" w14:textId="4439E5BE" w:rsidR="00833583" w:rsidRDefault="00833583" w:rsidP="00833583"/>
    <w:p w14:paraId="7C2F8CA0" w14:textId="7EADF9DA" w:rsidR="00833583" w:rsidRPr="00044B35" w:rsidRDefault="00833583" w:rsidP="00833583">
      <w:pPr>
        <w:rPr>
          <w:szCs w:val="22"/>
        </w:rPr>
      </w:pPr>
      <w:r w:rsidRPr="00044B35">
        <w:rPr>
          <w:szCs w:val="22"/>
        </w:rPr>
        <w:t>Antes de entrar de lleno en conceptos como perceptrón, función de activación, etc. Debemos</w:t>
      </w:r>
      <w:r w:rsidR="00AB27FF">
        <w:rPr>
          <w:szCs w:val="22"/>
        </w:rPr>
        <w:t xml:space="preserve"> definir (o tratar de hacerlo) el concepto de</w:t>
      </w:r>
      <w:r w:rsidRPr="00044B35">
        <w:rPr>
          <w:szCs w:val="22"/>
        </w:rPr>
        <w:t xml:space="preserve"> Inteligencia</w:t>
      </w:r>
      <w:r w:rsidR="00AB27FF">
        <w:rPr>
          <w:szCs w:val="22"/>
        </w:rPr>
        <w:t xml:space="preserve">. Para ello, deberíamos responder la pregunta </w:t>
      </w:r>
      <w:r w:rsidRPr="00044B35">
        <w:rPr>
          <w:szCs w:val="22"/>
        </w:rPr>
        <w:t>¿Qué es la inteligencia</w:t>
      </w:r>
      <w:r w:rsidR="007538A3">
        <w:rPr>
          <w:szCs w:val="22"/>
        </w:rPr>
        <w:t>?</w:t>
      </w:r>
      <w:r w:rsidRPr="00044B35">
        <w:rPr>
          <w:szCs w:val="22"/>
        </w:rPr>
        <w:t xml:space="preserve"> o </w:t>
      </w:r>
      <w:r w:rsidR="007538A3">
        <w:rPr>
          <w:szCs w:val="22"/>
        </w:rPr>
        <w:t>visto desde otra perspectiva ¿</w:t>
      </w:r>
      <w:r w:rsidRPr="00044B35">
        <w:rPr>
          <w:szCs w:val="22"/>
        </w:rPr>
        <w:t>qu</w:t>
      </w:r>
      <w:r w:rsidR="007538A3">
        <w:rPr>
          <w:szCs w:val="22"/>
        </w:rPr>
        <w:t>é</w:t>
      </w:r>
      <w:r w:rsidRPr="00044B35">
        <w:rPr>
          <w:szCs w:val="22"/>
        </w:rPr>
        <w:t xml:space="preserve"> es ser inteligente?</w:t>
      </w:r>
      <w:r w:rsidR="007538A3">
        <w:rPr>
          <w:szCs w:val="22"/>
        </w:rPr>
        <w:t xml:space="preserve"> ¿Cuándo podemos considerar a un individuo inteligente?</w:t>
      </w:r>
    </w:p>
    <w:p w14:paraId="330BBE05" w14:textId="319DEB04" w:rsidR="00833583" w:rsidRDefault="00833583" w:rsidP="00833583">
      <w:pPr>
        <w:rPr>
          <w:szCs w:val="22"/>
        </w:rPr>
      </w:pPr>
      <w:r w:rsidRPr="00044B35">
        <w:rPr>
          <w:szCs w:val="22"/>
        </w:rPr>
        <w:t xml:space="preserve">Si realmente </w:t>
      </w:r>
      <w:r w:rsidR="00BB5561">
        <w:rPr>
          <w:szCs w:val="22"/>
        </w:rPr>
        <w:t>no</w:t>
      </w:r>
      <w:r w:rsidRPr="00044B35">
        <w:rPr>
          <w:szCs w:val="22"/>
        </w:rPr>
        <w:t>s</w:t>
      </w:r>
      <w:r w:rsidR="00BB5561">
        <w:rPr>
          <w:szCs w:val="22"/>
        </w:rPr>
        <w:t xml:space="preserve"> propusiéramos</w:t>
      </w:r>
      <w:r w:rsidRPr="00044B35">
        <w:rPr>
          <w:szCs w:val="22"/>
        </w:rPr>
        <w:t xml:space="preserve"> responder</w:t>
      </w:r>
      <w:r w:rsidR="00AB27FF">
        <w:rPr>
          <w:szCs w:val="22"/>
        </w:rPr>
        <w:t xml:space="preserve"> todas </w:t>
      </w:r>
      <w:r w:rsidRPr="00044B35">
        <w:rPr>
          <w:szCs w:val="22"/>
        </w:rPr>
        <w:t>estas preguntas</w:t>
      </w:r>
      <w:r w:rsidR="007538A3">
        <w:rPr>
          <w:szCs w:val="22"/>
        </w:rPr>
        <w:t xml:space="preserve">, </w:t>
      </w:r>
      <w:r w:rsidRPr="00044B35">
        <w:rPr>
          <w:szCs w:val="22"/>
        </w:rPr>
        <w:t xml:space="preserve">deberíamos hacer </w:t>
      </w:r>
      <w:r w:rsidR="00AB27FF">
        <w:rPr>
          <w:szCs w:val="22"/>
        </w:rPr>
        <w:t xml:space="preserve">varios </w:t>
      </w:r>
      <w:r w:rsidR="00AB27FF" w:rsidRPr="00044B35">
        <w:rPr>
          <w:szCs w:val="22"/>
        </w:rPr>
        <w:t>planteamientos</w:t>
      </w:r>
      <w:r w:rsidR="00AB27FF">
        <w:rPr>
          <w:szCs w:val="22"/>
        </w:rPr>
        <w:t>, tanto del punto de vista</w:t>
      </w:r>
      <w:r w:rsidRPr="00044B35">
        <w:rPr>
          <w:szCs w:val="22"/>
        </w:rPr>
        <w:t xml:space="preserve"> filosóficos </w:t>
      </w:r>
      <w:r w:rsidR="00AB27FF">
        <w:rPr>
          <w:szCs w:val="22"/>
        </w:rPr>
        <w:t xml:space="preserve">como </w:t>
      </w:r>
      <w:r w:rsidRPr="00044B35">
        <w:rPr>
          <w:szCs w:val="22"/>
        </w:rPr>
        <w:t xml:space="preserve">psicológicos </w:t>
      </w:r>
      <w:r w:rsidR="007538A3">
        <w:rPr>
          <w:szCs w:val="22"/>
        </w:rPr>
        <w:t xml:space="preserve">muy interesantes, </w:t>
      </w:r>
      <w:r w:rsidR="00AB27FF">
        <w:rPr>
          <w:szCs w:val="22"/>
        </w:rPr>
        <w:t>que,</w:t>
      </w:r>
      <w:r w:rsidR="007538A3">
        <w:rPr>
          <w:szCs w:val="22"/>
        </w:rPr>
        <w:t xml:space="preserve"> por motivos de tiempo y simplicidad, no puede ser tratados en este trabajo. </w:t>
      </w:r>
    </w:p>
    <w:p w14:paraId="67472FF0" w14:textId="507854B4" w:rsidR="00833583" w:rsidRPr="00044B35" w:rsidRDefault="00AB27FF" w:rsidP="00833583">
      <w:pPr>
        <w:rPr>
          <w:szCs w:val="22"/>
        </w:rPr>
      </w:pPr>
      <w:r>
        <w:rPr>
          <w:szCs w:val="22"/>
        </w:rPr>
        <w:t>Evitando que esto, se convierta en una limitación,</w:t>
      </w:r>
      <w:r w:rsidR="00833583" w:rsidRPr="00044B35">
        <w:rPr>
          <w:szCs w:val="22"/>
        </w:rPr>
        <w:t xml:space="preserve"> </w:t>
      </w:r>
      <w:r>
        <w:rPr>
          <w:szCs w:val="22"/>
        </w:rPr>
        <w:t>se</w:t>
      </w:r>
      <w:r w:rsidR="00C445F8">
        <w:rPr>
          <w:szCs w:val="22"/>
        </w:rPr>
        <w:t xml:space="preserve"> opta por usar las siguientes definiciones que</w:t>
      </w:r>
      <w:r w:rsidR="007538A3">
        <w:rPr>
          <w:szCs w:val="22"/>
        </w:rPr>
        <w:t xml:space="preserve"> </w:t>
      </w:r>
      <w:r>
        <w:rPr>
          <w:szCs w:val="22"/>
        </w:rPr>
        <w:t>se darán a continuación</w:t>
      </w:r>
      <w:r w:rsidR="00C445F8">
        <w:rPr>
          <w:szCs w:val="22"/>
        </w:rPr>
        <w:t xml:space="preserve">. Ellas fueron elegidas, debido a </w:t>
      </w:r>
      <w:r w:rsidR="007538A3">
        <w:rPr>
          <w:szCs w:val="22"/>
        </w:rPr>
        <w:t xml:space="preserve"> </w:t>
      </w:r>
      <w:r w:rsidR="00833583" w:rsidRPr="00044B35">
        <w:rPr>
          <w:szCs w:val="22"/>
        </w:rPr>
        <w:t xml:space="preserve"> que </w:t>
      </w:r>
      <w:r w:rsidR="00FE5D45" w:rsidRPr="00044B35">
        <w:rPr>
          <w:szCs w:val="22"/>
        </w:rPr>
        <w:t>poseen conceptos</w:t>
      </w:r>
      <w:r w:rsidR="007538A3">
        <w:rPr>
          <w:szCs w:val="22"/>
        </w:rPr>
        <w:t xml:space="preserve"> importante</w:t>
      </w:r>
      <w:r>
        <w:rPr>
          <w:szCs w:val="22"/>
        </w:rPr>
        <w:t>s</w:t>
      </w:r>
      <w:r w:rsidR="00FE5D45" w:rsidRPr="00044B35">
        <w:rPr>
          <w:szCs w:val="22"/>
        </w:rPr>
        <w:t xml:space="preserve"> que</w:t>
      </w:r>
      <w:r w:rsidR="007538A3">
        <w:rPr>
          <w:szCs w:val="22"/>
        </w:rPr>
        <w:t>,</w:t>
      </w:r>
      <w:r w:rsidR="00FE5D45" w:rsidRPr="00044B35">
        <w:rPr>
          <w:szCs w:val="22"/>
        </w:rPr>
        <w:t xml:space="preserve"> nos</w:t>
      </w:r>
      <w:r w:rsidR="00833583" w:rsidRPr="00044B35">
        <w:rPr>
          <w:szCs w:val="22"/>
        </w:rPr>
        <w:t xml:space="preserve"> ayudaran a comprender </w:t>
      </w:r>
      <w:r w:rsidRPr="00044B35">
        <w:rPr>
          <w:szCs w:val="22"/>
        </w:rPr>
        <w:t>muchas de</w:t>
      </w:r>
      <w:r w:rsidR="00833583" w:rsidRPr="00044B35">
        <w:rPr>
          <w:szCs w:val="22"/>
        </w:rPr>
        <w:t xml:space="preserve"> las</w:t>
      </w:r>
      <w:r w:rsidR="00FE5D45" w:rsidRPr="00044B35">
        <w:rPr>
          <w:szCs w:val="22"/>
        </w:rPr>
        <w:t xml:space="preserve"> formas en que se trabaja </w:t>
      </w:r>
      <w:r>
        <w:rPr>
          <w:szCs w:val="22"/>
        </w:rPr>
        <w:t>con</w:t>
      </w:r>
      <w:r w:rsidR="00833583" w:rsidRPr="00044B35">
        <w:rPr>
          <w:szCs w:val="22"/>
        </w:rPr>
        <w:t xml:space="preserve"> redes neuronales</w:t>
      </w:r>
      <w:r w:rsidR="00FE5D45" w:rsidRPr="00044B35">
        <w:rPr>
          <w:szCs w:val="22"/>
        </w:rPr>
        <w:t xml:space="preserve">, la primera es la siguiente: </w:t>
      </w:r>
    </w:p>
    <w:p w14:paraId="412DF1F8" w14:textId="78DFE405" w:rsidR="00FE5D45" w:rsidRPr="00044B35" w:rsidRDefault="00AB27FF" w:rsidP="00833583">
      <w:pPr>
        <w:rPr>
          <w:szCs w:val="22"/>
        </w:rPr>
      </w:pPr>
      <w:r>
        <w:rPr>
          <w:szCs w:val="22"/>
        </w:rPr>
        <w:t xml:space="preserve"> La Inteligencia es la f</w:t>
      </w:r>
      <w:r w:rsidR="00FE5D45" w:rsidRPr="00044B35">
        <w:rPr>
          <w:szCs w:val="22"/>
        </w:rPr>
        <w:t xml:space="preserve">acultad de la mente que permite aprender, entender, razonar, tomar decisiones y formarse una idea determinada de la realidad. </w:t>
      </w:r>
      <w:hyperlink r:id="rId24" w:history="1">
        <w:r w:rsidR="00FE5D45" w:rsidRPr="00044B35">
          <w:rPr>
            <w:rStyle w:val="Hyperlink"/>
            <w:szCs w:val="22"/>
          </w:rPr>
          <w:t>https://languages.oup.com/google-dictionary-es/</w:t>
        </w:r>
      </w:hyperlink>
    </w:p>
    <w:p w14:paraId="73CFCC31" w14:textId="77777777" w:rsidR="00FE5D45" w:rsidRPr="00044B35" w:rsidRDefault="00FE5D45" w:rsidP="00833583">
      <w:pPr>
        <w:rPr>
          <w:szCs w:val="22"/>
        </w:rPr>
      </w:pPr>
    </w:p>
    <w:p w14:paraId="523CB66E" w14:textId="1FAB7823" w:rsidR="00FE5D45" w:rsidRPr="00044B35" w:rsidRDefault="00FE5D45" w:rsidP="00833583">
      <w:pPr>
        <w:rPr>
          <w:szCs w:val="22"/>
        </w:rPr>
      </w:pPr>
      <w:r w:rsidRPr="00044B35">
        <w:rPr>
          <w:szCs w:val="22"/>
        </w:rPr>
        <w:t xml:space="preserve">La segunda </w:t>
      </w:r>
      <w:r w:rsidR="00AB27FF">
        <w:rPr>
          <w:szCs w:val="22"/>
        </w:rPr>
        <w:t>nos sugiere</w:t>
      </w:r>
      <w:r w:rsidR="007538A3">
        <w:rPr>
          <w:szCs w:val="22"/>
        </w:rPr>
        <w:t xml:space="preserve"> que</w:t>
      </w:r>
      <w:r w:rsidR="00044B35" w:rsidRPr="00044B35">
        <w:rPr>
          <w:szCs w:val="22"/>
        </w:rPr>
        <w:t>:</w:t>
      </w:r>
    </w:p>
    <w:p w14:paraId="13515B2E" w14:textId="6D71C55A" w:rsidR="00FE5D45" w:rsidRDefault="00FE5D45" w:rsidP="00044B35">
      <w:pPr>
        <w:jc w:val="left"/>
        <w:rPr>
          <w:szCs w:val="22"/>
        </w:rPr>
      </w:pPr>
      <w:r w:rsidRPr="00044B35">
        <w:rPr>
          <w:szCs w:val="22"/>
        </w:rPr>
        <w:t>Inteligencia es un conjunto de habilidades cognitivas y conductuales que permite la adaptación eficiente al</w:t>
      </w:r>
      <w:r w:rsidR="00044B35" w:rsidRPr="00044B35">
        <w:rPr>
          <w:szCs w:val="22"/>
        </w:rPr>
        <w:t xml:space="preserve"> </w:t>
      </w:r>
      <w:r w:rsidRPr="00044B35">
        <w:rPr>
          <w:szCs w:val="22"/>
        </w:rPr>
        <w:t>ambiente</w:t>
      </w:r>
      <w:r w:rsidR="00044B35" w:rsidRPr="00044B35">
        <w:rPr>
          <w:szCs w:val="22"/>
        </w:rPr>
        <w:t xml:space="preserve"> </w:t>
      </w:r>
      <w:r w:rsidRPr="00044B35">
        <w:rPr>
          <w:szCs w:val="22"/>
        </w:rPr>
        <w:t>físico y social. (</w:t>
      </w:r>
      <w:r w:rsidR="00044B35" w:rsidRPr="00044B35">
        <w:rPr>
          <w:szCs w:val="22"/>
        </w:rPr>
        <w:t>página</w:t>
      </w:r>
      <w:r w:rsidRPr="00044B35">
        <w:rPr>
          <w:szCs w:val="22"/>
        </w:rPr>
        <w:t xml:space="preserve"> de donde saque el humo </w:t>
      </w:r>
      <w:hyperlink r:id="rId25" w:anchor=":~:text=Una%20definici%C3%B3n%20de%20inteligencia%20que,al%20ambiente%20f%C3%ADsico%20y%20social" w:history="1">
        <w:r w:rsidRPr="00044B35">
          <w:rPr>
            <w:rStyle w:val="Hyperlink"/>
            <w:szCs w:val="22"/>
          </w:rPr>
          <w:t>http://www.scielo.org.co/scielo.php?script=sci_arttext&amp;pid=S0370-39082011000100009#:~:text=Una%20definici%C3%B3n%20de%20inteligencia%20que,al%20ambiente%20f%C3%ADsico%20y%20social</w:t>
        </w:r>
      </w:hyperlink>
      <w:r w:rsidRPr="00044B35">
        <w:rPr>
          <w:szCs w:val="22"/>
        </w:rPr>
        <w:t>.)</w:t>
      </w:r>
    </w:p>
    <w:p w14:paraId="40AD1132" w14:textId="4A797C9C" w:rsidR="007538A3" w:rsidRDefault="007538A3" w:rsidP="00044B35">
      <w:pPr>
        <w:jc w:val="left"/>
        <w:rPr>
          <w:szCs w:val="22"/>
        </w:rPr>
      </w:pPr>
    </w:p>
    <w:p w14:paraId="31AE5785" w14:textId="7DAC6AAF" w:rsidR="007538A3" w:rsidRPr="00044B35" w:rsidRDefault="007538A3" w:rsidP="00044B35">
      <w:pPr>
        <w:jc w:val="left"/>
        <w:rPr>
          <w:szCs w:val="22"/>
        </w:rPr>
      </w:pPr>
      <w:r>
        <w:rPr>
          <w:szCs w:val="22"/>
        </w:rPr>
        <w:t xml:space="preserve">Ambas, apuntan que la inteligencia es una habilidad que nos permite resolver problemáticas que se nos presentan ¿qué tipos de problemáticas?  Eso dependerá de la persona y su vivencia. El mismo </w:t>
      </w:r>
      <w:r w:rsidR="00AB27FF">
        <w:rPr>
          <w:szCs w:val="22"/>
        </w:rPr>
        <w:t>Einstein</w:t>
      </w:r>
      <w:r>
        <w:rPr>
          <w:szCs w:val="22"/>
        </w:rPr>
        <w:t xml:space="preserve"> decía </w:t>
      </w:r>
      <w:r w:rsidR="00811187">
        <w:rPr>
          <w:szCs w:val="22"/>
        </w:rPr>
        <w:t>(o al menos se le atribuye esta frase) “Si juzgas a un pez por su habilidad para trepar árboles, pensará toda la vida que es un inútil.”</w:t>
      </w:r>
    </w:p>
    <w:p w14:paraId="056F03FA" w14:textId="0EF8395B" w:rsidR="00FE5D45" w:rsidRPr="00044B35" w:rsidRDefault="00FE5D45" w:rsidP="00833583">
      <w:pPr>
        <w:rPr>
          <w:szCs w:val="22"/>
        </w:rPr>
      </w:pPr>
    </w:p>
    <w:p w14:paraId="63BD1FFD" w14:textId="0A45BE7D" w:rsidR="00FE5D45" w:rsidRPr="00044B35" w:rsidRDefault="00C445F8" w:rsidP="00833583">
      <w:pPr>
        <w:rPr>
          <w:szCs w:val="22"/>
        </w:rPr>
      </w:pPr>
      <w:r>
        <w:rPr>
          <w:szCs w:val="22"/>
        </w:rPr>
        <w:t>No se debe perder de vista que, l</w:t>
      </w:r>
      <w:r w:rsidR="00FE5D45" w:rsidRPr="00044B35">
        <w:rPr>
          <w:szCs w:val="22"/>
        </w:rPr>
        <w:t xml:space="preserve">a computadora siempre </w:t>
      </w:r>
      <w:r w:rsidR="00BB5561">
        <w:rPr>
          <w:szCs w:val="22"/>
        </w:rPr>
        <w:t xml:space="preserve">fue </w:t>
      </w:r>
      <w:r w:rsidR="00FE5D45" w:rsidRPr="00044B35">
        <w:rPr>
          <w:szCs w:val="22"/>
        </w:rPr>
        <w:t xml:space="preserve">como una caja boba, a pesar de que pueda hacer cosas que nos sorprenden, </w:t>
      </w:r>
      <w:r w:rsidR="00B37F44" w:rsidRPr="00044B35">
        <w:rPr>
          <w:szCs w:val="22"/>
        </w:rPr>
        <w:t>como,</w:t>
      </w:r>
      <w:r w:rsidR="00FE5D45" w:rsidRPr="00044B35">
        <w:rPr>
          <w:szCs w:val="22"/>
        </w:rPr>
        <w:t xml:space="preserve"> por ejemplo, hacer operaciones con números interminables, siempre necesit</w:t>
      </w:r>
      <w:r>
        <w:rPr>
          <w:szCs w:val="22"/>
        </w:rPr>
        <w:t>a</w:t>
      </w:r>
      <w:r w:rsidR="00FE5D45" w:rsidRPr="00044B35">
        <w:rPr>
          <w:szCs w:val="22"/>
        </w:rPr>
        <w:t xml:space="preserve"> que se le indicara como proceder en cada </w:t>
      </w:r>
      <w:r w:rsidR="00044B35" w:rsidRPr="00044B35">
        <w:rPr>
          <w:szCs w:val="22"/>
        </w:rPr>
        <w:t>paso</w:t>
      </w:r>
      <w:r w:rsidR="00FE5D45" w:rsidRPr="00044B35">
        <w:rPr>
          <w:szCs w:val="22"/>
        </w:rPr>
        <w:t xml:space="preserve">, y si no </w:t>
      </w:r>
      <w:r w:rsidR="00044B35" w:rsidRPr="00044B35">
        <w:rPr>
          <w:szCs w:val="22"/>
        </w:rPr>
        <w:t>podía acceder a una respuesta válida</w:t>
      </w:r>
      <w:r w:rsidR="00FE5D45" w:rsidRPr="00044B35">
        <w:rPr>
          <w:szCs w:val="22"/>
        </w:rPr>
        <w:t xml:space="preserve">, nos informaba que no pudo </w:t>
      </w:r>
      <w:r w:rsidR="00044B35" w:rsidRPr="00044B35">
        <w:rPr>
          <w:szCs w:val="22"/>
        </w:rPr>
        <w:t>llegar a ella</w:t>
      </w:r>
      <w:r w:rsidR="00FE5D45" w:rsidRPr="00044B35">
        <w:rPr>
          <w:szCs w:val="22"/>
        </w:rPr>
        <w:t>, sin importar cuantas veces pase por la experiencia.</w:t>
      </w:r>
      <w:r w:rsidR="00811187">
        <w:rPr>
          <w:szCs w:val="22"/>
        </w:rPr>
        <w:t xml:space="preserve"> Por lo que decimos que la máquina no posee una inteligencia en sí. </w:t>
      </w:r>
    </w:p>
    <w:p w14:paraId="7EAE182C" w14:textId="71697821" w:rsidR="00FE5D45" w:rsidRPr="00044B35" w:rsidRDefault="00811187" w:rsidP="00833583">
      <w:pPr>
        <w:rPr>
          <w:szCs w:val="22"/>
        </w:rPr>
      </w:pPr>
      <w:r>
        <w:rPr>
          <w:szCs w:val="22"/>
        </w:rPr>
        <w:t xml:space="preserve">Comparado con el ser </w:t>
      </w:r>
      <w:r w:rsidR="00FE5D45" w:rsidRPr="00044B35">
        <w:rPr>
          <w:szCs w:val="22"/>
        </w:rPr>
        <w:t>humano</w:t>
      </w:r>
      <w:r>
        <w:rPr>
          <w:szCs w:val="22"/>
        </w:rPr>
        <w:t>,</w:t>
      </w:r>
      <w:r w:rsidR="00FE5D45" w:rsidRPr="00044B35">
        <w:rPr>
          <w:szCs w:val="22"/>
        </w:rPr>
        <w:t xml:space="preserve"> (no siempre) cuando se encuentra con una dificultad</w:t>
      </w:r>
      <w:r w:rsidR="00044B35" w:rsidRPr="00044B35">
        <w:rPr>
          <w:szCs w:val="22"/>
        </w:rPr>
        <w:t>, analiza posibilidades, consulta y pasa a la acción. En caso de cometer un error, aprende, por lo cual, en la próxima situación similar, ya no hace exactamente lo mismo.</w:t>
      </w:r>
    </w:p>
    <w:p w14:paraId="430454D5" w14:textId="7C00F653" w:rsidR="00044B35" w:rsidRDefault="00044B35" w:rsidP="00833583">
      <w:pPr>
        <w:rPr>
          <w:szCs w:val="22"/>
        </w:rPr>
      </w:pPr>
      <w:r w:rsidRPr="00044B35">
        <w:rPr>
          <w:szCs w:val="22"/>
        </w:rPr>
        <w:t>Lo que busca la</w:t>
      </w:r>
      <w:r w:rsidR="00C445F8">
        <w:rPr>
          <w:szCs w:val="22"/>
        </w:rPr>
        <w:t xml:space="preserve"> ciencia de la</w:t>
      </w:r>
      <w:r w:rsidRPr="00044B35">
        <w:rPr>
          <w:szCs w:val="22"/>
        </w:rPr>
        <w:t xml:space="preserve"> inteligencia artificial es que las computadoras emulen eso, </w:t>
      </w:r>
      <w:r w:rsidR="00C445F8">
        <w:rPr>
          <w:szCs w:val="22"/>
        </w:rPr>
        <w:t xml:space="preserve">las habilidades de aprender </w:t>
      </w:r>
      <w:r w:rsidR="00AB27FF">
        <w:rPr>
          <w:szCs w:val="22"/>
        </w:rPr>
        <w:t>y de</w:t>
      </w:r>
      <w:r w:rsidR="00B37F44">
        <w:rPr>
          <w:szCs w:val="22"/>
        </w:rPr>
        <w:t xml:space="preserve"> toma de decisiones </w:t>
      </w:r>
      <w:r w:rsidR="00E2335F">
        <w:rPr>
          <w:szCs w:val="22"/>
        </w:rPr>
        <w:t>en base de lo que sabe y en caso de equivocarse,</w:t>
      </w:r>
      <w:r w:rsidR="00C445F8">
        <w:rPr>
          <w:szCs w:val="22"/>
        </w:rPr>
        <w:t xml:space="preserve"> </w:t>
      </w:r>
      <w:r w:rsidR="00AB27FF">
        <w:rPr>
          <w:szCs w:val="22"/>
        </w:rPr>
        <w:t xml:space="preserve">seguir </w:t>
      </w:r>
      <w:r w:rsidR="00AB27FF" w:rsidRPr="00044B35">
        <w:rPr>
          <w:szCs w:val="22"/>
        </w:rPr>
        <w:t>aprendiendo</w:t>
      </w:r>
      <w:r w:rsidRPr="00044B35">
        <w:rPr>
          <w:szCs w:val="22"/>
        </w:rPr>
        <w:t xml:space="preserve"> de los errores, al igual que </w:t>
      </w:r>
      <w:r w:rsidR="00811187">
        <w:rPr>
          <w:szCs w:val="22"/>
        </w:rPr>
        <w:t>nosotros</w:t>
      </w:r>
      <w:r w:rsidRPr="00044B35">
        <w:rPr>
          <w:szCs w:val="22"/>
        </w:rPr>
        <w:t>.</w:t>
      </w:r>
    </w:p>
    <w:p w14:paraId="4BF6DBB2" w14:textId="2F2901A4" w:rsidR="00811187" w:rsidRDefault="00811187" w:rsidP="00833583">
      <w:pPr>
        <w:rPr>
          <w:szCs w:val="22"/>
        </w:rPr>
      </w:pPr>
      <w:r>
        <w:rPr>
          <w:szCs w:val="22"/>
        </w:rPr>
        <w:t>La idea de querer crear algo con la capacidad de pensar no es de este siglo o</w:t>
      </w:r>
      <w:r w:rsidR="00681D50">
        <w:rPr>
          <w:szCs w:val="22"/>
        </w:rPr>
        <w:t xml:space="preserve"> el</w:t>
      </w:r>
      <w:r>
        <w:rPr>
          <w:szCs w:val="22"/>
        </w:rPr>
        <w:t xml:space="preserve"> anterior. </w:t>
      </w:r>
      <w:r w:rsidR="00681D50">
        <w:rPr>
          <w:szCs w:val="22"/>
        </w:rPr>
        <w:t>El</w:t>
      </w:r>
      <w:r>
        <w:rPr>
          <w:szCs w:val="22"/>
        </w:rPr>
        <w:t xml:space="preserve"> caso </w:t>
      </w:r>
      <w:r w:rsidR="00681D50">
        <w:rPr>
          <w:szCs w:val="22"/>
        </w:rPr>
        <w:t xml:space="preserve">más famoso sea </w:t>
      </w:r>
      <w:proofErr w:type="gramStart"/>
      <w:r w:rsidR="00C3703F">
        <w:rPr>
          <w:szCs w:val="22"/>
        </w:rPr>
        <w:t xml:space="preserve">el </w:t>
      </w:r>
      <w:r>
        <w:rPr>
          <w:szCs w:val="22"/>
        </w:rPr>
        <w:t xml:space="preserve"> que</w:t>
      </w:r>
      <w:proofErr w:type="gramEnd"/>
      <w:r>
        <w:rPr>
          <w:szCs w:val="22"/>
        </w:rPr>
        <w:t xml:space="preserve"> </w:t>
      </w:r>
      <w:r w:rsidR="00C3703F">
        <w:rPr>
          <w:szCs w:val="22"/>
        </w:rPr>
        <w:t>protagonizo</w:t>
      </w:r>
      <w:r>
        <w:rPr>
          <w:szCs w:val="22"/>
        </w:rPr>
        <w:t xml:space="preserve"> el autómata que fue llamado El Turco, </w:t>
      </w:r>
      <w:r w:rsidR="00C3703F">
        <w:rPr>
          <w:szCs w:val="22"/>
        </w:rPr>
        <w:t xml:space="preserve">este </w:t>
      </w:r>
      <w:r w:rsidR="006D058D">
        <w:rPr>
          <w:szCs w:val="22"/>
        </w:rPr>
        <w:t xml:space="preserve">fue presentado en el año 1770, si bien </w:t>
      </w:r>
      <w:r w:rsidR="00C3703F">
        <w:rPr>
          <w:szCs w:val="22"/>
        </w:rPr>
        <w:t xml:space="preserve">ya se demostró que era </w:t>
      </w:r>
      <w:r w:rsidR="006D058D">
        <w:rPr>
          <w:szCs w:val="22"/>
        </w:rPr>
        <w:t>una farsa,</w:t>
      </w:r>
      <w:r w:rsidR="00C3703F">
        <w:rPr>
          <w:szCs w:val="22"/>
        </w:rPr>
        <w:t xml:space="preserve"> nos </w:t>
      </w:r>
      <w:r w:rsidR="006D058D">
        <w:rPr>
          <w:szCs w:val="22"/>
        </w:rPr>
        <w:t xml:space="preserve"> muestra que desde hace tiempo el ser humano quiere realizar máquinas con la habilidad de razonar. </w:t>
      </w:r>
    </w:p>
    <w:p w14:paraId="7268B84F" w14:textId="77777777" w:rsidR="00FD0901" w:rsidRDefault="006D058D" w:rsidP="00833583">
      <w:pPr>
        <w:rPr>
          <w:szCs w:val="22"/>
        </w:rPr>
      </w:pPr>
      <w:r>
        <w:rPr>
          <w:szCs w:val="22"/>
        </w:rPr>
        <w:t>Esta autónoma consistía en una caja de madera del tamaño de un escritorio, en la cual estaba empotrado el torso de un muñeco de madera que semejaba una figura humana. Ataviada con túnica y turbante, su aspecto fue el que le dio el nombre al aparato. La parte superior de la caja tenía pintada un tablero de ajedrez. Se podía ver su interior, que mostraba un mecanismo de relojería.</w:t>
      </w:r>
    </w:p>
    <w:p w14:paraId="101D5034" w14:textId="4404421A" w:rsidR="00C3703F" w:rsidRDefault="006D058D" w:rsidP="00833583">
      <w:pPr>
        <w:rPr>
          <w:szCs w:val="22"/>
        </w:rPr>
      </w:pPr>
      <w:r>
        <w:rPr>
          <w:szCs w:val="22"/>
        </w:rPr>
        <w:lastRenderedPageBreak/>
        <w:t>El turco era capaz de mover las piezas de ajedrez en una partida contra cualquier rival. Se enfrentaba de manera exitosa el problema de la pieza del caballo, que es que recorra las 64 casillas del tablero sin repetir ninguna.</w:t>
      </w:r>
    </w:p>
    <w:p w14:paraId="792628DE" w14:textId="463C141D" w:rsidR="00C3703F" w:rsidRDefault="00C3703F" w:rsidP="00833583">
      <w:pPr>
        <w:rPr>
          <w:szCs w:val="22"/>
        </w:rPr>
      </w:pPr>
      <w:r>
        <w:rPr>
          <w:szCs w:val="22"/>
        </w:rPr>
        <w:t xml:space="preserve"> Se le presentaron muchos oponentes, siendo el más famoso el de Napoleón Bonaparte, a quien derroto en el año 1809. </w:t>
      </w:r>
    </w:p>
    <w:p w14:paraId="3EB449CD" w14:textId="09DC775A" w:rsidR="006D058D" w:rsidRDefault="006D058D" w:rsidP="00833583">
      <w:pPr>
        <w:rPr>
          <w:szCs w:val="22"/>
        </w:rPr>
      </w:pPr>
      <w:r>
        <w:rPr>
          <w:szCs w:val="22"/>
        </w:rPr>
        <w:t xml:space="preserve"> La abertura de la caja servía para despejar cualquier sospecha: sin embargo, había un comportamiento oculto, dentro del cual se instalaba un ajedrecista que accionaba al muñeco.</w:t>
      </w:r>
    </w:p>
    <w:p w14:paraId="327A33F6" w14:textId="367398E0" w:rsidR="00526372" w:rsidRDefault="00C3703F" w:rsidP="00833583">
      <w:pPr>
        <w:rPr>
          <w:szCs w:val="22"/>
        </w:rPr>
      </w:pPr>
      <w:r>
        <w:rPr>
          <w:szCs w:val="22"/>
        </w:rPr>
        <w:t xml:space="preserve">El secreto </w:t>
      </w:r>
      <w:proofErr w:type="gramStart"/>
      <w:r>
        <w:rPr>
          <w:szCs w:val="22"/>
        </w:rPr>
        <w:t>del autónoma</w:t>
      </w:r>
      <w:proofErr w:type="gramEnd"/>
      <w:r>
        <w:rPr>
          <w:szCs w:val="22"/>
        </w:rPr>
        <w:t xml:space="preserve"> se encontraba en la naturaleza plegable de los compartimientos dentro de su cabina y en el hecho de que los mecanismo y un cajón de la cabina no se extendían hasta la parte posterior, donde se encontraba un tablero de ajedrez secundario, que el operador usaba para seguir el juego. El fondo del tablero principal </w:t>
      </w:r>
      <w:proofErr w:type="spellStart"/>
      <w:r>
        <w:rPr>
          <w:szCs w:val="22"/>
        </w:rPr>
        <w:t>tenia</w:t>
      </w:r>
      <w:proofErr w:type="spellEnd"/>
      <w:r>
        <w:rPr>
          <w:szCs w:val="22"/>
        </w:rPr>
        <w:t xml:space="preserve"> un soporte bajo cada escaque y cada pieza contenía un imán. Este intrincado sistema permitía al operador saber qué pieza había sido movida y dónde. El operador hacía su movimiento mediante un mecanismo que podía encajarse en el tablero secundario, indicando al maniquí donde mover.</w:t>
      </w:r>
    </w:p>
    <w:p w14:paraId="66675D7F" w14:textId="0BBC8BB1" w:rsidR="00526372" w:rsidRDefault="00000000" w:rsidP="00833583">
      <w:pPr>
        <w:rPr>
          <w:szCs w:val="22"/>
          <w:u w:val="single"/>
        </w:rPr>
      </w:pPr>
      <w:hyperlink r:id="rId26" w:history="1">
        <w:r w:rsidR="00526372" w:rsidRPr="00742C89">
          <w:rPr>
            <w:rStyle w:val="Hyperlink"/>
            <w:szCs w:val="22"/>
          </w:rPr>
          <w:t>https://es.wikipedia.org/wiki/El_Turco</w:t>
        </w:r>
      </w:hyperlink>
    </w:p>
    <w:p w14:paraId="0C5EE3A1" w14:textId="6122C9A8" w:rsidR="00526372" w:rsidRDefault="00000000" w:rsidP="00833583">
      <w:pPr>
        <w:rPr>
          <w:szCs w:val="22"/>
          <w:u w:val="single"/>
        </w:rPr>
      </w:pPr>
      <w:hyperlink r:id="rId27" w:history="1">
        <w:r w:rsidR="00526372" w:rsidRPr="00742C89">
          <w:rPr>
            <w:rStyle w:val="Hyperlink"/>
            <w:szCs w:val="22"/>
          </w:rPr>
          <w:t>https://www.pagina12.com.ar/365538-el-turco-el-automata-que-jugaba-al-ajedrez-y-anticipo-a-las-</w:t>
        </w:r>
      </w:hyperlink>
    </w:p>
    <w:p w14:paraId="3FCB8A30" w14:textId="0E9F19E3" w:rsidR="00526372" w:rsidRDefault="00526372" w:rsidP="00833583">
      <w:pPr>
        <w:rPr>
          <w:szCs w:val="22"/>
          <w:u w:val="single"/>
        </w:rPr>
      </w:pPr>
    </w:p>
    <w:p w14:paraId="08B0C381" w14:textId="0048DB86" w:rsidR="00526372" w:rsidRDefault="00526372" w:rsidP="00833583">
      <w:pPr>
        <w:rPr>
          <w:szCs w:val="22"/>
          <w:u w:val="single"/>
        </w:rPr>
      </w:pPr>
    </w:p>
    <w:p w14:paraId="061A44E0" w14:textId="38D10AC3" w:rsidR="00526372" w:rsidRDefault="00526372" w:rsidP="00833583">
      <w:pPr>
        <w:rPr>
          <w:szCs w:val="22"/>
          <w:u w:val="single"/>
        </w:rPr>
      </w:pPr>
    </w:p>
    <w:p w14:paraId="4696A455" w14:textId="1C2B1B23" w:rsidR="00526372" w:rsidRDefault="00526372" w:rsidP="00833583">
      <w:pPr>
        <w:rPr>
          <w:szCs w:val="22"/>
          <w:u w:val="single"/>
        </w:rPr>
      </w:pPr>
    </w:p>
    <w:p w14:paraId="3CBCC16A" w14:textId="09F40065" w:rsidR="00526372" w:rsidRDefault="00526372" w:rsidP="00526372">
      <w:pPr>
        <w:jc w:val="center"/>
        <w:rPr>
          <w:szCs w:val="22"/>
          <w:u w:val="single"/>
        </w:rPr>
      </w:pPr>
      <w:r>
        <w:rPr>
          <w:noProof/>
          <w:szCs w:val="22"/>
          <w:u w:val="single"/>
        </w:rPr>
        <w:drawing>
          <wp:inline distT="0" distB="0" distL="0" distR="0" wp14:anchorId="0E133A2B" wp14:editId="45E14DA2">
            <wp:extent cx="2880000" cy="216720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2167200"/>
                    </a:xfrm>
                    <a:prstGeom prst="rect">
                      <a:avLst/>
                    </a:prstGeom>
                  </pic:spPr>
                </pic:pic>
              </a:graphicData>
            </a:graphic>
          </wp:inline>
        </w:drawing>
      </w:r>
    </w:p>
    <w:p w14:paraId="70BFCB86" w14:textId="6389B0AC" w:rsidR="00FD0901" w:rsidRPr="00FD0901" w:rsidRDefault="00FD0901" w:rsidP="00526372">
      <w:pPr>
        <w:jc w:val="center"/>
        <w:rPr>
          <w:szCs w:val="22"/>
        </w:rPr>
      </w:pPr>
      <w:r w:rsidRPr="00FD0901">
        <w:rPr>
          <w:szCs w:val="22"/>
        </w:rPr>
        <w:t xml:space="preserve">Imagen número 9: Dibujo del turco </w:t>
      </w:r>
    </w:p>
    <w:p w14:paraId="75EA0220" w14:textId="37BEAA28" w:rsidR="000C38C9" w:rsidRDefault="000C38C9" w:rsidP="00526372">
      <w:pPr>
        <w:jc w:val="center"/>
        <w:rPr>
          <w:szCs w:val="22"/>
          <w:u w:val="single"/>
        </w:rPr>
      </w:pPr>
    </w:p>
    <w:p w14:paraId="2892913B" w14:textId="19DA4FF7" w:rsidR="00FD0901" w:rsidRDefault="00FD0901" w:rsidP="00526372">
      <w:pPr>
        <w:jc w:val="center"/>
        <w:rPr>
          <w:szCs w:val="22"/>
          <w:u w:val="single"/>
        </w:rPr>
      </w:pPr>
    </w:p>
    <w:p w14:paraId="673A6DCD" w14:textId="47933EB8" w:rsidR="00FD0901" w:rsidRDefault="00FD0901" w:rsidP="00526372">
      <w:pPr>
        <w:jc w:val="center"/>
        <w:rPr>
          <w:szCs w:val="22"/>
          <w:u w:val="single"/>
        </w:rPr>
      </w:pPr>
    </w:p>
    <w:p w14:paraId="76D9EC3C" w14:textId="2148C05F" w:rsidR="00FD0901" w:rsidRDefault="00FD0901" w:rsidP="00526372">
      <w:pPr>
        <w:jc w:val="center"/>
        <w:rPr>
          <w:szCs w:val="22"/>
          <w:u w:val="single"/>
        </w:rPr>
      </w:pPr>
    </w:p>
    <w:p w14:paraId="7F08B8AD" w14:textId="0CA1BF95" w:rsidR="00FD0901" w:rsidRDefault="00FD0901" w:rsidP="00526372">
      <w:pPr>
        <w:jc w:val="center"/>
        <w:rPr>
          <w:szCs w:val="22"/>
          <w:u w:val="single"/>
        </w:rPr>
      </w:pPr>
    </w:p>
    <w:p w14:paraId="343F7EFC" w14:textId="02F76ACF" w:rsidR="00FD0901" w:rsidRDefault="00FD0901" w:rsidP="00526372">
      <w:pPr>
        <w:jc w:val="center"/>
        <w:rPr>
          <w:szCs w:val="22"/>
          <w:u w:val="single"/>
        </w:rPr>
      </w:pPr>
    </w:p>
    <w:p w14:paraId="68C931D5" w14:textId="09899FC9" w:rsidR="00FD0901" w:rsidRDefault="00FD0901" w:rsidP="00526372">
      <w:pPr>
        <w:jc w:val="center"/>
        <w:rPr>
          <w:szCs w:val="22"/>
          <w:u w:val="single"/>
        </w:rPr>
      </w:pPr>
    </w:p>
    <w:p w14:paraId="7FC39F9B" w14:textId="0ECF095A" w:rsidR="00FD0901" w:rsidRDefault="00FD0901" w:rsidP="00526372">
      <w:pPr>
        <w:jc w:val="center"/>
        <w:rPr>
          <w:szCs w:val="22"/>
          <w:u w:val="single"/>
        </w:rPr>
      </w:pPr>
    </w:p>
    <w:p w14:paraId="37A687E7" w14:textId="0AB88A54" w:rsidR="00FD0901" w:rsidRDefault="00FD0901" w:rsidP="00526372">
      <w:pPr>
        <w:jc w:val="center"/>
        <w:rPr>
          <w:szCs w:val="22"/>
          <w:u w:val="single"/>
        </w:rPr>
      </w:pPr>
    </w:p>
    <w:p w14:paraId="649F7116" w14:textId="53C23826" w:rsidR="00FD0901" w:rsidRDefault="00FD0901" w:rsidP="00526372">
      <w:pPr>
        <w:jc w:val="center"/>
        <w:rPr>
          <w:szCs w:val="22"/>
          <w:u w:val="single"/>
        </w:rPr>
      </w:pPr>
    </w:p>
    <w:p w14:paraId="5CF0FDDE" w14:textId="2448155A" w:rsidR="00FD0901" w:rsidRDefault="00FD0901" w:rsidP="00526372">
      <w:pPr>
        <w:jc w:val="center"/>
        <w:rPr>
          <w:szCs w:val="22"/>
          <w:u w:val="single"/>
        </w:rPr>
      </w:pPr>
    </w:p>
    <w:p w14:paraId="7C67E027" w14:textId="380F3CCB" w:rsidR="00FD0901" w:rsidRDefault="00FD0901" w:rsidP="00526372">
      <w:pPr>
        <w:jc w:val="center"/>
        <w:rPr>
          <w:szCs w:val="22"/>
          <w:u w:val="single"/>
        </w:rPr>
      </w:pPr>
    </w:p>
    <w:p w14:paraId="3B9BFEB4" w14:textId="6A8719C0" w:rsidR="00FD0901" w:rsidRDefault="00FD0901" w:rsidP="00526372">
      <w:pPr>
        <w:jc w:val="center"/>
        <w:rPr>
          <w:szCs w:val="22"/>
          <w:u w:val="single"/>
        </w:rPr>
      </w:pPr>
    </w:p>
    <w:p w14:paraId="5BF3DD33" w14:textId="3579D06F" w:rsidR="00FD0901" w:rsidRDefault="00FD0901" w:rsidP="00526372">
      <w:pPr>
        <w:jc w:val="center"/>
        <w:rPr>
          <w:szCs w:val="22"/>
          <w:u w:val="single"/>
        </w:rPr>
      </w:pPr>
    </w:p>
    <w:p w14:paraId="1D3E032D" w14:textId="6F0C8872" w:rsidR="00FD0901" w:rsidRDefault="00FD0901" w:rsidP="00526372">
      <w:pPr>
        <w:jc w:val="center"/>
        <w:rPr>
          <w:szCs w:val="22"/>
          <w:u w:val="single"/>
        </w:rPr>
      </w:pPr>
    </w:p>
    <w:p w14:paraId="4EDB78F8" w14:textId="54BCB02A" w:rsidR="00FD0901" w:rsidRDefault="00FD0901" w:rsidP="00526372">
      <w:pPr>
        <w:jc w:val="center"/>
        <w:rPr>
          <w:szCs w:val="22"/>
          <w:u w:val="single"/>
        </w:rPr>
      </w:pPr>
    </w:p>
    <w:p w14:paraId="65BF0E93" w14:textId="6D9F1D01" w:rsidR="00FD0901" w:rsidRDefault="00FD0901" w:rsidP="00526372">
      <w:pPr>
        <w:jc w:val="center"/>
        <w:rPr>
          <w:szCs w:val="22"/>
          <w:u w:val="single"/>
        </w:rPr>
      </w:pPr>
    </w:p>
    <w:p w14:paraId="0C289605" w14:textId="77777777" w:rsidR="00FD0901" w:rsidRPr="00E2335F" w:rsidRDefault="00FD0901" w:rsidP="00526372">
      <w:pPr>
        <w:jc w:val="center"/>
        <w:rPr>
          <w:szCs w:val="22"/>
          <w:u w:val="single"/>
        </w:rPr>
      </w:pPr>
    </w:p>
    <w:p w14:paraId="561649E5" w14:textId="740C8A15" w:rsidR="00FD0901" w:rsidRDefault="00447689" w:rsidP="00833583">
      <w:r>
        <w:lastRenderedPageBreak/>
        <w:t>En el año 1952, Arthur Samuel escribe el primer programa de ordenador capaz de aprender. El software era un programa que jugaba a las damas y podía aprender de sus errores partida tras partida.</w:t>
      </w:r>
    </w:p>
    <w:p w14:paraId="7F27A6DE" w14:textId="0C0FEB9A" w:rsidR="00FD0901" w:rsidRDefault="00FD0901" w:rsidP="00FD0901">
      <w:pPr>
        <w:jc w:val="center"/>
      </w:pPr>
      <w:r>
        <w:rPr>
          <w:noProof/>
        </w:rPr>
        <w:drawing>
          <wp:inline distT="0" distB="0" distL="0" distR="0" wp14:anchorId="240417A7" wp14:editId="420279EE">
            <wp:extent cx="2880000" cy="2329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329200"/>
                    </a:xfrm>
                    <a:prstGeom prst="rect">
                      <a:avLst/>
                    </a:prstGeom>
                  </pic:spPr>
                </pic:pic>
              </a:graphicData>
            </a:graphic>
          </wp:inline>
        </w:drawing>
      </w:r>
    </w:p>
    <w:p w14:paraId="59CE25BF" w14:textId="44EAAAAF" w:rsidR="00FD0901" w:rsidRDefault="00FD0901" w:rsidP="00FD0901">
      <w:pPr>
        <w:jc w:val="center"/>
      </w:pPr>
      <w:r>
        <w:t xml:space="preserve">Imagen número 9: Don Arthur </w:t>
      </w:r>
      <w:proofErr w:type="spellStart"/>
      <w:r>
        <w:t>Taringueando</w:t>
      </w:r>
      <w:proofErr w:type="spellEnd"/>
      <w:r>
        <w:t xml:space="preserve"> una tarde cualquier en los años 50 </w:t>
      </w:r>
    </w:p>
    <w:p w14:paraId="1DBD274B" w14:textId="33A9DDF9" w:rsidR="00FD0901" w:rsidRDefault="00FD0901" w:rsidP="00833583"/>
    <w:p w14:paraId="16B5680F" w14:textId="77777777" w:rsidR="00112100" w:rsidRDefault="00112100" w:rsidP="00833583"/>
    <w:p w14:paraId="1CBA4C7D" w14:textId="77777777" w:rsidR="00FD0901" w:rsidRDefault="00FD0901" w:rsidP="00833583"/>
    <w:p w14:paraId="43CF63CD" w14:textId="77777777" w:rsidR="00447689" w:rsidRDefault="00447689" w:rsidP="00833583"/>
    <w:p w14:paraId="7858D961" w14:textId="3E138368" w:rsidR="00FE5D45" w:rsidRDefault="00BB5561" w:rsidP="00BB5561">
      <w:pPr>
        <w:pStyle w:val="Heading2"/>
        <w:rPr>
          <w:lang w:val="es-AR"/>
        </w:rPr>
      </w:pPr>
      <w:bookmarkStart w:id="74" w:name="_Toc130769466"/>
      <w:r w:rsidRPr="00BB5561">
        <w:rPr>
          <w:lang w:val="es-AR"/>
        </w:rPr>
        <w:t>¿cómo aprenden las máquinas?</w:t>
      </w:r>
      <w:bookmarkEnd w:id="74"/>
    </w:p>
    <w:p w14:paraId="0DA4F1A5" w14:textId="0BD6F7A6" w:rsidR="00ED0B09" w:rsidRDefault="00ED0B09" w:rsidP="00ED0B09"/>
    <w:p w14:paraId="50E75154" w14:textId="005AFAB0" w:rsidR="00ED0B09" w:rsidRDefault="00ED0B09" w:rsidP="00ED0B09">
      <w:r>
        <w:t xml:space="preserve">A lo largo de la historia, el hombre (que esto no lo lea el </w:t>
      </w:r>
      <w:proofErr w:type="spellStart"/>
      <w:r>
        <w:t>inadi</w:t>
      </w:r>
      <w:proofErr w:type="spellEnd"/>
      <w:r>
        <w:t xml:space="preserve"> porque me censura) ha adquirido conocimiento de varias vías</w:t>
      </w:r>
      <w:r w:rsidR="00E2335F">
        <w:t>. U</w:t>
      </w:r>
      <w:r>
        <w:t>na</w:t>
      </w:r>
      <w:r w:rsidR="00E2335F">
        <w:t xml:space="preserve"> de vital importancia</w:t>
      </w:r>
      <w:r>
        <w:t xml:space="preserve"> </w:t>
      </w:r>
      <w:r w:rsidR="00E2335F">
        <w:t>fue</w:t>
      </w:r>
      <w:r>
        <w:t xml:space="preserve"> por medio de la experiencia</w:t>
      </w:r>
      <w:r w:rsidR="00F13443">
        <w:t xml:space="preserve"> propia. También, </w:t>
      </w:r>
      <w:r w:rsidR="00526372">
        <w:t>otra de igual importancia</w:t>
      </w:r>
      <w:r w:rsidR="00F13443">
        <w:t xml:space="preserve"> </w:t>
      </w:r>
      <w:r w:rsidR="00526372">
        <w:t>fue</w:t>
      </w:r>
      <w:r w:rsidR="00E2335F">
        <w:t xml:space="preserve"> por medio de la experiencia</w:t>
      </w:r>
      <w:r>
        <w:t xml:space="preserve"> y comunicación con sus contemporáneos. Pero con el surgir de la escritura y </w:t>
      </w:r>
      <w:r w:rsidR="00F13443">
        <w:t xml:space="preserve">la </w:t>
      </w:r>
      <w:r>
        <w:t xml:space="preserve">estructuración de los lenguajes, obtiene otra vía que es la de tomar la experiencia de otras personas que no son contemporáneas a </w:t>
      </w:r>
      <w:proofErr w:type="spellStart"/>
      <w:r>
        <w:t>el</w:t>
      </w:r>
      <w:proofErr w:type="spellEnd"/>
      <w:r>
        <w:t xml:space="preserve"> o que no habitan en su espacio físico cercano</w:t>
      </w:r>
      <w:r w:rsidR="00F13443">
        <w:t>.</w:t>
      </w:r>
    </w:p>
    <w:p w14:paraId="3D5772FB" w14:textId="5EE2E6DE" w:rsidR="00F13443" w:rsidRDefault="00F13443" w:rsidP="00ED0B09"/>
    <w:p w14:paraId="41BFAAC4" w14:textId="255887FA" w:rsidR="00F13443" w:rsidRDefault="00F13443" w:rsidP="00ED0B09">
      <w:r>
        <w:t xml:space="preserve">Con la escritura, podemos transmitir ideas, pensamientos métodos de hace </w:t>
      </w:r>
      <w:r w:rsidR="00175003">
        <w:t>4</w:t>
      </w:r>
      <w:r>
        <w:t xml:space="preserve">000 años o menos. </w:t>
      </w:r>
    </w:p>
    <w:p w14:paraId="1C23301A" w14:textId="32EF2729" w:rsidR="00F13443" w:rsidRDefault="00F13443" w:rsidP="00ED0B09">
      <w:r>
        <w:t xml:space="preserve">También, hemos </w:t>
      </w:r>
      <w:r w:rsidR="00E2335F">
        <w:t>obtenido l</w:t>
      </w:r>
      <w:r>
        <w:t>a</w:t>
      </w:r>
      <w:r w:rsidR="00E2335F">
        <w:t xml:space="preserve"> capacidad de enseñar a</w:t>
      </w:r>
      <w:r>
        <w:t xml:space="preserve"> otras especies algunos comportamientos (perros, gatos, caballos, etc.)</w:t>
      </w:r>
      <w:r w:rsidR="003D4E71">
        <w:t xml:space="preserve">, por lo general, al enseñar algún animal se utiliza un sistema de premio </w:t>
      </w:r>
      <w:r w:rsidR="00AB27FF">
        <w:t>y</w:t>
      </w:r>
      <w:r w:rsidR="003D4E71">
        <w:t xml:space="preserve"> </w:t>
      </w:r>
      <w:r w:rsidR="00AB27FF">
        <w:t>castigo</w:t>
      </w:r>
      <w:r w:rsidR="003D4E71">
        <w:t xml:space="preserve"> para que aprenda</w:t>
      </w:r>
      <w:r w:rsidR="00AB27FF">
        <w:t xml:space="preserve"> distintas conductas que se le quieran </w:t>
      </w:r>
      <w:r w:rsidR="006D058D">
        <w:t>implantar.</w:t>
      </w:r>
    </w:p>
    <w:p w14:paraId="208239C1" w14:textId="00450637" w:rsidR="003D4E71" w:rsidRDefault="003D4E71" w:rsidP="00ED0B09">
      <w:r>
        <w:t xml:space="preserve">A diferencias de los animales, las computadoras no poseen cerebros o un sistema emule a los diferentes sistemas nerviosos. </w:t>
      </w:r>
    </w:p>
    <w:p w14:paraId="730C1ACF" w14:textId="13AF0226" w:rsidR="003D4E71" w:rsidRDefault="003D4E71" w:rsidP="00ED0B09">
      <w:r>
        <w:t>Entonces, ¿de qué manera aprenderán nuestras redes?</w:t>
      </w:r>
    </w:p>
    <w:p w14:paraId="3BF23370" w14:textId="49E05E8D" w:rsidR="00161277" w:rsidRDefault="00161277" w:rsidP="00ED0B09"/>
    <w:p w14:paraId="3F981EBD" w14:textId="77777777" w:rsidR="00161277" w:rsidRDefault="00161277" w:rsidP="00ED0B09"/>
    <w:p w14:paraId="42C51253" w14:textId="0418683F" w:rsidR="003D4E71" w:rsidRDefault="003D4E71" w:rsidP="00ED0B09">
      <w:r>
        <w:t>Bueno, existen 3 métodos por los cuales una red puede aprender, si bien el utilizado fue solo uno (Aprendizaje supervisado) se darán breves nociones de los 2 restantes para hacer las debidas comparaciones.</w:t>
      </w:r>
    </w:p>
    <w:p w14:paraId="7A775182" w14:textId="77777777" w:rsidR="00F13443" w:rsidRPr="00ED0B09" w:rsidRDefault="00F13443" w:rsidP="00ED0B09"/>
    <w:p w14:paraId="79B98879" w14:textId="5DB58B48" w:rsidR="00BB5561" w:rsidRDefault="00BB5561" w:rsidP="00BB5561"/>
    <w:p w14:paraId="18AD36C7" w14:textId="5697E4F4" w:rsidR="00BB5561" w:rsidRDefault="00ED0B09" w:rsidP="00ED0B09">
      <w:pPr>
        <w:pStyle w:val="Heading3"/>
      </w:pPr>
      <w:bookmarkStart w:id="75" w:name="_Toc130769467"/>
      <w:r>
        <w:t>Aprendizaje supervisado</w:t>
      </w:r>
      <w:bookmarkEnd w:id="75"/>
    </w:p>
    <w:p w14:paraId="1C3736EA" w14:textId="0D42736C" w:rsidR="000F4564" w:rsidRDefault="000F4564" w:rsidP="000F4564"/>
    <w:p w14:paraId="4952A37E" w14:textId="4B1DF226" w:rsidR="000F4564" w:rsidRDefault="000F4564" w:rsidP="000F4564">
      <w:r>
        <w:t xml:space="preserve">Este, es parecido a la enseñanza que tiene un hijo con su padre para aprender andar en bicicleta. En el caso mencionado, el padre supervisa el aprendizaje por medio de ejemplo y corrección de los errores cometidos por su hijo. </w:t>
      </w:r>
    </w:p>
    <w:p w14:paraId="3501BEA9" w14:textId="1A570A70" w:rsidR="000F4564" w:rsidRDefault="000F4564" w:rsidP="000F4564">
      <w:r>
        <w:t>Con las redes pasa lo mismo, se le muestra entradas (preguntas) y salidas (respuestas).</w:t>
      </w:r>
    </w:p>
    <w:p w14:paraId="18382655" w14:textId="6A1B4A8F" w:rsidR="000B06F1" w:rsidRDefault="000B06F1" w:rsidP="000F4564">
      <w:r>
        <w:lastRenderedPageBreak/>
        <w:t>El objetivo de este tipo de aprendizaje es el de crear una función capaz de predecir el valor correspondiente a cualquier objeto de entrada válida después de haber visto una serie de ejemplos, los datos de entrenamiento.</w:t>
      </w:r>
    </w:p>
    <w:p w14:paraId="28123694" w14:textId="4D42E4F9" w:rsidR="000F4564" w:rsidRPr="000F4564" w:rsidRDefault="000F4564" w:rsidP="000F4564">
      <w:r>
        <w:t>Lo que se busca es deducir una función a partir de datos de entrenamientos. Los datos de entrenamiento consisten en pares de objetos (normalmente vectores), una componente del par s</w:t>
      </w:r>
      <w:r w:rsidR="000B06F1">
        <w:t>o</w:t>
      </w:r>
      <w:r>
        <w:t xml:space="preserve">n los datos de entrada y el otro, los resultados deseados. La salida de la función puede ser un valor numérico </w:t>
      </w:r>
      <w:r w:rsidR="000B06F1">
        <w:t>o una etiqueta de clase</w:t>
      </w:r>
    </w:p>
    <w:p w14:paraId="067ECB15" w14:textId="34085074" w:rsidR="00ED0B09" w:rsidRDefault="00ED0B09" w:rsidP="00BB5561"/>
    <w:p w14:paraId="3E033953" w14:textId="4BFF8E88" w:rsidR="000B06F1" w:rsidRDefault="000B06F1" w:rsidP="00BB5561">
      <w:r>
        <w:t xml:space="preserve">Para aplicar este tipo de entrenamiento se deben tener las siguientes consideraciones previas: </w:t>
      </w:r>
    </w:p>
    <w:p w14:paraId="260BDE5C" w14:textId="04FD7491" w:rsidR="000B06F1" w:rsidRDefault="000B06F1" w:rsidP="000B06F1">
      <w:pPr>
        <w:pStyle w:val="ListParagraph"/>
        <w:numPr>
          <w:ilvl w:val="0"/>
          <w:numId w:val="9"/>
        </w:numPr>
      </w:pPr>
      <w:r>
        <w:t>Determinar el tipo de ejemplos de entrenamiento: en nuestro caso, imágenes a color o blanco y negro o ambos casos.</w:t>
      </w:r>
    </w:p>
    <w:p w14:paraId="0A6D8FE8" w14:textId="3C641447" w:rsidR="000B06F1" w:rsidRDefault="000B06F1" w:rsidP="000B06F1">
      <w:pPr>
        <w:pStyle w:val="ListParagraph"/>
        <w:numPr>
          <w:ilvl w:val="0"/>
          <w:numId w:val="9"/>
        </w:numPr>
      </w:pPr>
      <w:r>
        <w:t>Reunir un conjunto de entrenamiento. La cantidad depende mucho de la cantidad de casos, se recomienda tener alrededor de 1500 2000 datos por cada valor que se intenta predecir, en nuestro caso, por cada enfermedad debería tener esa cantidad.</w:t>
      </w:r>
    </w:p>
    <w:p w14:paraId="666AB830" w14:textId="194DC3DE" w:rsidR="00E2335F" w:rsidRDefault="00E2335F" w:rsidP="000B06F1">
      <w:pPr>
        <w:pStyle w:val="ListParagraph"/>
        <w:numPr>
          <w:ilvl w:val="0"/>
          <w:numId w:val="9"/>
        </w:numPr>
      </w:pPr>
      <w:r>
        <w:t xml:space="preserve">Normalizar los datos de entrada. </w:t>
      </w:r>
    </w:p>
    <w:p w14:paraId="6DBC375D" w14:textId="741C0B79" w:rsidR="00E2335F" w:rsidRDefault="00C77DA5" w:rsidP="000B06F1">
      <w:pPr>
        <w:pStyle w:val="ListParagraph"/>
        <w:numPr>
          <w:ilvl w:val="0"/>
          <w:numId w:val="9"/>
        </w:numPr>
      </w:pPr>
      <w:r>
        <w:t>Elegir una función de activación no lineal. Más adelante vamos a profundizar en los diferentes tipos de funciones que podemos utilizar y para que casos es mejor cada una.</w:t>
      </w:r>
    </w:p>
    <w:p w14:paraId="72F10DFA" w14:textId="70E487FB" w:rsidR="00C77DA5" w:rsidRDefault="00C77DA5" w:rsidP="00C77DA5"/>
    <w:p w14:paraId="0A41A398" w14:textId="5C7564B9" w:rsidR="00C77DA5" w:rsidRDefault="00127B33" w:rsidP="00C77DA5">
      <w:r>
        <w:t xml:space="preserve">Un ejemplo de aprendizaje supervisado es que utilizan los servicios de correos electrónicos para detectar si un mail es spam o no. </w:t>
      </w:r>
    </w:p>
    <w:p w14:paraId="1EA5ED0B" w14:textId="3D813833" w:rsidR="00127B33" w:rsidRDefault="00127B33" w:rsidP="00C77DA5">
      <w:r>
        <w:t>En el aprendizaje supervisado se incluye la regresión y la clasificación.</w:t>
      </w:r>
    </w:p>
    <w:p w14:paraId="2155C0A4" w14:textId="771661B5" w:rsidR="00127B33" w:rsidRDefault="00127B33" w:rsidP="00C77DA5">
      <w:r>
        <w:t xml:space="preserve">La regresión es cuando realizan predicciones basándose en entradas de información pasada. Los tipos de algoritmos de regresión más comunes son: </w:t>
      </w:r>
    </w:p>
    <w:p w14:paraId="30AF540A" w14:textId="7B4D7AE4" w:rsidR="00127B33" w:rsidRDefault="00127B33" w:rsidP="00127B33">
      <w:pPr>
        <w:pStyle w:val="ListParagraph"/>
        <w:numPr>
          <w:ilvl w:val="0"/>
          <w:numId w:val="9"/>
        </w:numPr>
      </w:pPr>
      <w:r>
        <w:t>Regresión Lineal: es un modelo matemático usado para aproximar la relación entre una variable dependiente y otra dependiente.</w:t>
      </w:r>
    </w:p>
    <w:p w14:paraId="66708678" w14:textId="65E78B2B" w:rsidR="00127B33" w:rsidRDefault="00127B33" w:rsidP="00127B33">
      <w:pPr>
        <w:pStyle w:val="ListParagraph"/>
        <w:numPr>
          <w:ilvl w:val="0"/>
          <w:numId w:val="9"/>
        </w:numPr>
      </w:pPr>
      <w:r>
        <w:t>Regresión Polinomial: es un modelo de análisis de regresión en el que la relación entre variable independiente y la variable dependiente se modela con un polinomio de grado n.</w:t>
      </w:r>
    </w:p>
    <w:p w14:paraId="7ED2E0EF" w14:textId="274F6A29" w:rsidR="00127B33" w:rsidRDefault="009A7350" w:rsidP="00127B33">
      <w:pPr>
        <w:pStyle w:val="ListParagraph"/>
        <w:numPr>
          <w:ilvl w:val="0"/>
          <w:numId w:val="9"/>
        </w:numPr>
      </w:pPr>
      <w:r>
        <w:t>Vectores de soporte -regresión (buscar)</w:t>
      </w:r>
    </w:p>
    <w:p w14:paraId="2CA85DF8" w14:textId="0E990170" w:rsidR="009A7350" w:rsidRDefault="009A7350" w:rsidP="00127B33">
      <w:pPr>
        <w:pStyle w:val="ListParagraph"/>
        <w:numPr>
          <w:ilvl w:val="0"/>
          <w:numId w:val="9"/>
        </w:numPr>
      </w:pPr>
      <w:r>
        <w:t xml:space="preserve">Árboles de decisión – regresión </w:t>
      </w:r>
    </w:p>
    <w:p w14:paraId="1ED8D305" w14:textId="41AB2784" w:rsidR="009A7350" w:rsidRDefault="009A7350" w:rsidP="00127B33">
      <w:pPr>
        <w:pStyle w:val="ListParagraph"/>
        <w:numPr>
          <w:ilvl w:val="0"/>
          <w:numId w:val="9"/>
        </w:numPr>
      </w:pPr>
      <w:r>
        <w:t>Bosques aleatorios regresión</w:t>
      </w:r>
    </w:p>
    <w:p w14:paraId="5E17D854" w14:textId="667D8FDB" w:rsidR="009A7350" w:rsidRDefault="009A7350" w:rsidP="009A7350"/>
    <w:p w14:paraId="7A04A536" w14:textId="0424302C" w:rsidR="009A7350" w:rsidRDefault="009A7350" w:rsidP="009A7350">
      <w:r>
        <w:t>Clasificación</w:t>
      </w:r>
    </w:p>
    <w:p w14:paraId="1BAB25AD" w14:textId="1405C799" w:rsidR="009A7350" w:rsidRDefault="009A7350" w:rsidP="009A7350">
      <w:r>
        <w:t xml:space="preserve">En el aprendizaje supervisado se da cuando los algoritmos realizan una clasificación de los datos, escogiendo dos o más categorías, a partir del análisis de la información adquirida con anterioridad, a partir del análisis de la información adquirida con anterioridad. Los tipos de algoritmos de clasificación son: </w:t>
      </w:r>
    </w:p>
    <w:p w14:paraId="33214729" w14:textId="788767B8" w:rsidR="009A7350" w:rsidRDefault="009A7350" w:rsidP="009A7350">
      <w:pPr>
        <w:pStyle w:val="ListParagraph"/>
        <w:numPr>
          <w:ilvl w:val="0"/>
          <w:numId w:val="9"/>
        </w:numPr>
      </w:pPr>
      <w:r>
        <w:t xml:space="preserve">Regresión logística </w:t>
      </w:r>
    </w:p>
    <w:p w14:paraId="7DA30875" w14:textId="70287188" w:rsidR="009A7350" w:rsidRDefault="009A7350" w:rsidP="009A7350">
      <w:pPr>
        <w:pStyle w:val="ListParagraph"/>
        <w:numPr>
          <w:ilvl w:val="0"/>
          <w:numId w:val="9"/>
        </w:numPr>
      </w:pPr>
      <w:r>
        <w:t xml:space="preserve">Vecinos más cercanos </w:t>
      </w:r>
    </w:p>
    <w:p w14:paraId="5A98702E" w14:textId="6522EBB4" w:rsidR="009A7350" w:rsidRDefault="009A7350" w:rsidP="009A7350">
      <w:pPr>
        <w:pStyle w:val="ListParagraph"/>
        <w:numPr>
          <w:ilvl w:val="0"/>
          <w:numId w:val="9"/>
        </w:numPr>
      </w:pPr>
      <w:r>
        <w:t>Máquinas de vectores de soportes</w:t>
      </w:r>
    </w:p>
    <w:p w14:paraId="07B94950" w14:textId="0F80F5A4" w:rsidR="009A7350" w:rsidRDefault="009A7350" w:rsidP="009A7350">
      <w:pPr>
        <w:pStyle w:val="ListParagraph"/>
        <w:numPr>
          <w:ilvl w:val="0"/>
          <w:numId w:val="9"/>
        </w:numPr>
      </w:pPr>
      <w:r>
        <w:t>Árboles de decisión – clasificación</w:t>
      </w:r>
    </w:p>
    <w:p w14:paraId="3EBB90B8" w14:textId="3CC6EADC" w:rsidR="009A7350" w:rsidRDefault="009A7350" w:rsidP="009A7350">
      <w:pPr>
        <w:pStyle w:val="ListParagraph"/>
        <w:numPr>
          <w:ilvl w:val="0"/>
          <w:numId w:val="9"/>
        </w:numPr>
      </w:pPr>
      <w:r>
        <w:t>Bosques aleatorios – clasificación.</w:t>
      </w:r>
    </w:p>
    <w:p w14:paraId="362CCF31" w14:textId="64E5C6E8" w:rsidR="009A7350" w:rsidRDefault="009A7350" w:rsidP="009A7350"/>
    <w:p w14:paraId="5E0C9509" w14:textId="67805029" w:rsidR="009A7350" w:rsidRDefault="009A7350" w:rsidP="009A7350">
      <w:r>
        <w:t xml:space="preserve">Ventajas del aprendizaje supervisado son: </w:t>
      </w:r>
    </w:p>
    <w:p w14:paraId="40902DD4" w14:textId="2CC6D146" w:rsidR="009A7350" w:rsidRDefault="00B355E5" w:rsidP="009A7350">
      <w:pPr>
        <w:pStyle w:val="ListParagraph"/>
        <w:numPr>
          <w:ilvl w:val="0"/>
          <w:numId w:val="8"/>
        </w:numPr>
      </w:pPr>
      <w:r>
        <w:t xml:space="preserve">Dado que el aprendizaje supervisado funciona con el conjunto de datos etiquetados, puede tener una idea exacta sobre las clases de objetos (va a depender del tamaño </w:t>
      </w:r>
      <w:proofErr w:type="gramStart"/>
      <w:r>
        <w:t>del data</w:t>
      </w:r>
      <w:proofErr w:type="gramEnd"/>
      <w:r>
        <w:t xml:space="preserve"> set, mientras más grande mejor).</w:t>
      </w:r>
    </w:p>
    <w:p w14:paraId="171385A0" w14:textId="3E0901A0" w:rsidR="00B355E5" w:rsidRDefault="00B355E5" w:rsidP="009A7350">
      <w:pPr>
        <w:pStyle w:val="ListParagraph"/>
        <w:numPr>
          <w:ilvl w:val="0"/>
          <w:numId w:val="8"/>
        </w:numPr>
      </w:pPr>
      <w:r>
        <w:t>Sus algoritmos son útiles para predecir la salida sobre la base de la experiencia previa.</w:t>
      </w:r>
    </w:p>
    <w:p w14:paraId="7A901C6E" w14:textId="53CDD60B" w:rsidR="00B355E5" w:rsidRDefault="00B355E5" w:rsidP="00B355E5"/>
    <w:p w14:paraId="1A9955BD" w14:textId="4591444E" w:rsidR="00B355E5" w:rsidRDefault="00B355E5" w:rsidP="00B355E5">
      <w:r>
        <w:t xml:space="preserve">Por otra parte, sus desventajas son: </w:t>
      </w:r>
    </w:p>
    <w:p w14:paraId="70F63AF3" w14:textId="278230E5" w:rsidR="00B355E5" w:rsidRDefault="00B355E5" w:rsidP="00B355E5">
      <w:pPr>
        <w:pStyle w:val="ListParagraph"/>
        <w:numPr>
          <w:ilvl w:val="0"/>
          <w:numId w:val="8"/>
        </w:numPr>
      </w:pPr>
      <w:r>
        <w:t xml:space="preserve">Sus algoritmos no son capaces de resolver tareas complejas. </w:t>
      </w:r>
    </w:p>
    <w:p w14:paraId="489A93B0" w14:textId="7A11F38A" w:rsidR="00B355E5" w:rsidRDefault="00B355E5" w:rsidP="00B355E5">
      <w:pPr>
        <w:pStyle w:val="ListParagraph"/>
        <w:numPr>
          <w:ilvl w:val="0"/>
          <w:numId w:val="8"/>
        </w:numPr>
      </w:pPr>
      <w:r>
        <w:t>Puede predecir la salida incorrecta si los datos de prueba son diferentes de los datos de entrenamiento.</w:t>
      </w:r>
    </w:p>
    <w:p w14:paraId="1DB8E334" w14:textId="2158E9D4" w:rsidR="00B355E5" w:rsidRDefault="00B355E5" w:rsidP="00B355E5">
      <w:pPr>
        <w:pStyle w:val="ListParagraph"/>
        <w:numPr>
          <w:ilvl w:val="0"/>
          <w:numId w:val="8"/>
        </w:numPr>
      </w:pPr>
      <w:r>
        <w:lastRenderedPageBreak/>
        <w:t>Requiere mucho tiempo computacional para entrenar el algoritmo.</w:t>
      </w:r>
    </w:p>
    <w:p w14:paraId="73E55BF2" w14:textId="6B0F213C" w:rsidR="00ED0B09" w:rsidRDefault="00ED0B09" w:rsidP="00ED0B09">
      <w:pPr>
        <w:pStyle w:val="Heading3"/>
      </w:pPr>
      <w:bookmarkStart w:id="76" w:name="_Toc130769468"/>
      <w:r>
        <w:t>Aprendizaje no supervisado</w:t>
      </w:r>
      <w:bookmarkEnd w:id="76"/>
    </w:p>
    <w:p w14:paraId="3E7AF5FB" w14:textId="536D5E1E" w:rsidR="00B355E5" w:rsidRDefault="00C445F8" w:rsidP="00B355E5">
      <w:r>
        <w:t xml:space="preserve"> Aquí se utilizan algoritmo que predicen patrones sin la necesidad de recurrir a datos estructurados. </w:t>
      </w:r>
    </w:p>
    <w:p w14:paraId="25C09452" w14:textId="417B1AC1" w:rsidR="00C445F8" w:rsidRDefault="00C445F8" w:rsidP="00B355E5">
      <w:r>
        <w:t xml:space="preserve">A diferencia de otros </w:t>
      </w:r>
    </w:p>
    <w:p w14:paraId="1844E934" w14:textId="77777777" w:rsidR="00B355E5" w:rsidRPr="00B355E5" w:rsidRDefault="00B355E5" w:rsidP="00B355E5"/>
    <w:p w14:paraId="04ECD44F" w14:textId="77777777" w:rsidR="00BB5561" w:rsidRPr="003B563A" w:rsidRDefault="00BB5561" w:rsidP="00BB5561"/>
    <w:p w14:paraId="72C76003" w14:textId="77777777" w:rsidR="00FE5D45" w:rsidRPr="00833583" w:rsidRDefault="00FE5D45" w:rsidP="00833583"/>
    <w:p w14:paraId="3A4CD5F9" w14:textId="208B0E34" w:rsidR="002B2663" w:rsidRPr="002B2663" w:rsidRDefault="002B2663" w:rsidP="002B2663"/>
    <w:p w14:paraId="0A8F1F92" w14:textId="77777777" w:rsidR="002B2663" w:rsidRPr="000907EE" w:rsidRDefault="002B2663" w:rsidP="000907EE"/>
    <w:p w14:paraId="636D6EFF" w14:textId="45F20906" w:rsidR="000907EE" w:rsidRDefault="00BE54AE" w:rsidP="000907EE">
      <w:r>
        <w:t xml:space="preserve">Matemáticas necesarias </w:t>
      </w:r>
    </w:p>
    <w:p w14:paraId="715111E7" w14:textId="2D6D52F9" w:rsidR="00BE54AE" w:rsidRDefault="00BE54AE" w:rsidP="000907EE">
      <w:r>
        <w:t>Algebra lineal</w:t>
      </w:r>
    </w:p>
    <w:p w14:paraId="47B101A8" w14:textId="6C9957A8" w:rsidR="00BE54AE" w:rsidRDefault="00BE54AE" w:rsidP="000907EE"/>
    <w:p w14:paraId="51C4A8C3" w14:textId="5614F199" w:rsidR="00BE54AE" w:rsidRDefault="00BE54AE" w:rsidP="000907EE">
      <w:r>
        <w:t xml:space="preserve">Da una mejor visión de cómo funcionan realmente los algoritmos en el día a día y permite tomar mejores decisiones algoritmos de machine </w:t>
      </w:r>
      <w:proofErr w:type="spellStart"/>
      <w:r>
        <w:t>learning</w:t>
      </w:r>
      <w:proofErr w:type="spellEnd"/>
      <w:r>
        <w:t xml:space="preserve"> como regresión lineal, regresión logística, maquina vectores de soporte y arboles de </w:t>
      </w:r>
      <w:proofErr w:type="spellStart"/>
      <w:proofErr w:type="gramStart"/>
      <w:r>
        <w:t>decisión,uyilizan</w:t>
      </w:r>
      <w:proofErr w:type="spellEnd"/>
      <w:proofErr w:type="gramEnd"/>
      <w:r>
        <w:t xml:space="preserve"> el algebra lineal en la construcción de los algoritmos </w:t>
      </w:r>
    </w:p>
    <w:p w14:paraId="7C855DEF" w14:textId="2371947C" w:rsidR="00BE54AE" w:rsidRDefault="00BE54AE" w:rsidP="000907EE"/>
    <w:p w14:paraId="575A19DC" w14:textId="584C7E95" w:rsidR="00BE54AE" w:rsidRDefault="00BE54AE" w:rsidP="000907EE">
      <w:r>
        <w:t xml:space="preserve">Se utiliza en funciones de perdidas regularización, matrices de covarianza, descomposición del valor singular operaciones matriciales, clasificación </w:t>
      </w:r>
      <w:proofErr w:type="spellStart"/>
      <w:r>
        <w:t>svm</w:t>
      </w:r>
      <w:proofErr w:type="spellEnd"/>
    </w:p>
    <w:p w14:paraId="09A0FD43" w14:textId="0020B2BC" w:rsidR="00D1772A" w:rsidRDefault="00D1772A" w:rsidP="000907EE"/>
    <w:p w14:paraId="09CE4E81" w14:textId="77777777" w:rsidR="00D1772A" w:rsidRDefault="00D1772A" w:rsidP="000907EE">
      <w:r>
        <w:t xml:space="preserve">El algebra lineal hace que </w:t>
      </w:r>
      <w:proofErr w:type="spellStart"/>
      <w:r>
        <w:t>als</w:t>
      </w:r>
      <w:proofErr w:type="spellEnd"/>
      <w:r>
        <w:t xml:space="preserve"> operaciones matriciales sean rápida y fáciles, especialmente cuando se utiliza </w:t>
      </w:r>
      <w:proofErr w:type="spellStart"/>
      <w:r>
        <w:t>gpu</w:t>
      </w:r>
      <w:proofErr w:type="spellEnd"/>
      <w:r>
        <w:t xml:space="preserve">. De hecho, las </w:t>
      </w:r>
      <w:proofErr w:type="spellStart"/>
      <w:r>
        <w:t>gpu</w:t>
      </w:r>
      <w:proofErr w:type="spellEnd"/>
      <w:r>
        <w:t xml:space="preserve"> se crearon pensando en las operaciones vectoriales y matriciales</w:t>
      </w:r>
    </w:p>
    <w:p w14:paraId="01757D0A" w14:textId="48D03D8C" w:rsidR="00D1772A" w:rsidRDefault="00D1772A" w:rsidP="000907EE">
      <w:proofErr w:type="gramStart"/>
      <w:r>
        <w:t>Escalares(</w:t>
      </w:r>
      <w:proofErr w:type="gramEnd"/>
      <w:r>
        <w:t xml:space="preserve">un único </w:t>
      </w:r>
      <w:proofErr w:type="spellStart"/>
      <w:r>
        <w:t>numero</w:t>
      </w:r>
      <w:proofErr w:type="spellEnd"/>
      <w:r>
        <w:t xml:space="preserve"> o una </w:t>
      </w:r>
      <w:proofErr w:type="spellStart"/>
      <w:r>
        <w:t>matrix</w:t>
      </w:r>
      <w:proofErr w:type="spellEnd"/>
      <w:r>
        <w:t xml:space="preserve"> de 1x1), vectores(es una matriz fila o columna y cada elemento se identifica con un solo número), matrices(es un bidimensional, más de una columna y cada elemento se identifica con 2 número) y tensores  (es una matriz en cualquier número de dimensiones )</w:t>
      </w:r>
    </w:p>
    <w:p w14:paraId="52D35308" w14:textId="10254B33" w:rsidR="00BE54AE" w:rsidRDefault="00BE54AE" w:rsidP="000907EE"/>
    <w:p w14:paraId="01C2AF95" w14:textId="208CD022" w:rsidR="00BE54AE" w:rsidRDefault="00BE54AE" w:rsidP="000907EE"/>
    <w:p w14:paraId="551966D7" w14:textId="1CBE0956" w:rsidR="00BE54AE" w:rsidRDefault="00BE54AE" w:rsidP="000907EE">
      <w:r>
        <w:t xml:space="preserve">Calculo </w:t>
      </w:r>
    </w:p>
    <w:p w14:paraId="4178F412" w14:textId="3ED2ED21" w:rsidR="00BE54AE" w:rsidRDefault="00BE54AE" w:rsidP="000907EE">
      <w:r>
        <w:t xml:space="preserve">Se ocupa en la optimización rendimiento de los modelos de machine </w:t>
      </w:r>
      <w:proofErr w:type="spellStart"/>
      <w:r>
        <w:t>learning</w:t>
      </w:r>
      <w:proofErr w:type="spellEnd"/>
    </w:p>
    <w:p w14:paraId="3CDFEEB8" w14:textId="7EC5A7F1" w:rsidR="00BE54AE" w:rsidRDefault="00BE54AE" w:rsidP="000907EE">
      <w:r>
        <w:t xml:space="preserve">Se utiliza en: </w:t>
      </w:r>
    </w:p>
    <w:p w14:paraId="4FD2C92E" w14:textId="54C58B39" w:rsidR="00BE54AE" w:rsidRDefault="00BE54AE" w:rsidP="000907EE">
      <w:r>
        <w:t xml:space="preserve">El descenso del </w:t>
      </w:r>
      <w:proofErr w:type="spellStart"/>
      <w:r>
        <w:t>grandiente</w:t>
      </w:r>
      <w:proofErr w:type="spellEnd"/>
      <w:r>
        <w:t xml:space="preserve">, descenso del gradiente estocástico, optimizador Adam, optimizador </w:t>
      </w:r>
      <w:proofErr w:type="spellStart"/>
      <w:r>
        <w:t>adadelta</w:t>
      </w:r>
      <w:proofErr w:type="spellEnd"/>
    </w:p>
    <w:p w14:paraId="397AD9F5" w14:textId="1868B6AD" w:rsidR="00247993" w:rsidRDefault="00247993" w:rsidP="000907EE">
      <w:r>
        <w:t xml:space="preserve">Las derivadas se utilizan en machine </w:t>
      </w:r>
      <w:proofErr w:type="spellStart"/>
      <w:r>
        <w:t>learning</w:t>
      </w:r>
      <w:proofErr w:type="spellEnd"/>
      <w:r>
        <w:t xml:space="preserve"> en los problemas de optimización. Los algoritmos de optimización, como el descenso </w:t>
      </w:r>
      <w:proofErr w:type="spellStart"/>
      <w:r>
        <w:t>de el</w:t>
      </w:r>
      <w:proofErr w:type="spellEnd"/>
      <w:r>
        <w:t xml:space="preserve"> gradiente, utilizan las derivadas para decidir si aumentar o disminuir los pesos con el fin de maximizar o minimizar algún objetivo, como mejor la precisión del modelo </w:t>
      </w:r>
    </w:p>
    <w:p w14:paraId="014C3172" w14:textId="631183D5" w:rsidR="00BE54AE" w:rsidRDefault="00BE54AE" w:rsidP="000907EE"/>
    <w:p w14:paraId="31FB5CAB" w14:textId="469FF8BC" w:rsidR="00BE54AE" w:rsidRDefault="00BE54AE" w:rsidP="000907EE">
      <w:r>
        <w:t>Probabilidad</w:t>
      </w:r>
    </w:p>
    <w:p w14:paraId="2DF19395" w14:textId="02161CCB" w:rsidR="00BE54AE" w:rsidRDefault="00BE54AE" w:rsidP="000907EE"/>
    <w:p w14:paraId="255B38B7" w14:textId="1EBC3D2A" w:rsidR="00BE54AE" w:rsidRDefault="00BE54AE" w:rsidP="000907EE">
      <w:r>
        <w:t>Se utiliza para predecir la probabilidad de que se produzcan eventos futuros</w:t>
      </w:r>
    </w:p>
    <w:p w14:paraId="36832C28" w14:textId="25A229FF" w:rsidR="00BE54AE" w:rsidRDefault="00BE54AE" w:rsidP="000907EE">
      <w:r>
        <w:t xml:space="preserve">En machine </w:t>
      </w:r>
      <w:proofErr w:type="spellStart"/>
      <w:r>
        <w:t>learning</w:t>
      </w:r>
      <w:proofErr w:type="spellEnd"/>
      <w:r>
        <w:t xml:space="preserve"> se tiene 3 fuentes de incertidumbre </w:t>
      </w:r>
    </w:p>
    <w:p w14:paraId="5931CF69" w14:textId="732A298A" w:rsidR="00BE54AE" w:rsidRDefault="00BE54AE" w:rsidP="000907EE">
      <w:r>
        <w:t xml:space="preserve">Datos ruidosos, cobertura limitada del área del problema, </w:t>
      </w:r>
      <w:proofErr w:type="gramStart"/>
      <w:r>
        <w:t>modelos imperfecto</w:t>
      </w:r>
      <w:proofErr w:type="gramEnd"/>
    </w:p>
    <w:p w14:paraId="338882C7" w14:textId="3F4F6571" w:rsidR="00BE54AE" w:rsidRDefault="00BE54AE" w:rsidP="000907EE">
      <w:r>
        <w:t xml:space="preserve">Con la ayuda de las herramientas de probabilidad adecuada, podemos estimar la solución del problema </w:t>
      </w:r>
    </w:p>
    <w:p w14:paraId="63F36DAD" w14:textId="0CC36695" w:rsidR="00BE54AE" w:rsidRDefault="00BE54AE" w:rsidP="000907EE"/>
    <w:p w14:paraId="3F4328B6" w14:textId="5722A355" w:rsidR="00BE54AE" w:rsidRDefault="00BE54AE" w:rsidP="000907EE"/>
    <w:p w14:paraId="66E0D655" w14:textId="44F7D80E" w:rsidR="00BE54AE" w:rsidRDefault="00BE54AE" w:rsidP="000907EE">
      <w:r>
        <w:t xml:space="preserve">Estadística </w:t>
      </w:r>
    </w:p>
    <w:p w14:paraId="73286288" w14:textId="60E0A8B2" w:rsidR="00BE54AE" w:rsidRDefault="00BE54AE" w:rsidP="000907EE">
      <w:r>
        <w:t xml:space="preserve">Se ocupa de grandes cantidades de datos y es un factor clave para el crecimiento y el desarrollo de una organización </w:t>
      </w:r>
    </w:p>
    <w:p w14:paraId="25B4904E" w14:textId="428CCECB" w:rsidR="00BE54AE" w:rsidRDefault="00BE54AE" w:rsidP="000907EE">
      <w:r>
        <w:t xml:space="preserve">Las utilizadas en el campo de </w:t>
      </w:r>
      <w:proofErr w:type="spellStart"/>
      <w:r>
        <w:t>machin</w:t>
      </w:r>
      <w:proofErr w:type="spellEnd"/>
      <w:r>
        <w:t xml:space="preserve"> </w:t>
      </w:r>
      <w:proofErr w:type="spellStart"/>
      <w:r>
        <w:t>learning</w:t>
      </w:r>
      <w:proofErr w:type="spellEnd"/>
      <w:r>
        <w:t xml:space="preserve"> se dividen </w:t>
      </w:r>
      <w:r w:rsidR="00D1772A">
        <w:t xml:space="preserve">en 2 </w:t>
      </w:r>
    </w:p>
    <w:p w14:paraId="2EE629E6" w14:textId="754AF957" w:rsidR="00D1772A" w:rsidRPr="000907EE" w:rsidRDefault="00D1772A" w:rsidP="000907EE">
      <w:r>
        <w:t xml:space="preserve">Estadísticas descriptivas, estadísticas inferenciales </w:t>
      </w:r>
    </w:p>
    <w:p w14:paraId="60757026" w14:textId="08D007BE" w:rsidR="000907EE" w:rsidRDefault="000907EE" w:rsidP="000907EE">
      <w:pPr>
        <w:pStyle w:val="Heading1"/>
        <w:rPr>
          <w:lang w:val="es-AR"/>
        </w:rPr>
      </w:pPr>
      <w:bookmarkStart w:id="77" w:name="_Toc130769469"/>
      <w:r w:rsidRPr="000907EE">
        <w:rPr>
          <w:lang w:val="es-AR"/>
        </w:rPr>
        <w:lastRenderedPageBreak/>
        <w:t>Capítulo 4: Herramientas usadas</w:t>
      </w:r>
      <w:bookmarkEnd w:id="77"/>
    </w:p>
    <w:p w14:paraId="2FC5C24A" w14:textId="50BB688C" w:rsidR="000907EE" w:rsidRDefault="000907EE" w:rsidP="000907EE"/>
    <w:p w14:paraId="40A6B0A1" w14:textId="3B39ED7D" w:rsidR="000907EE" w:rsidRDefault="000907EE" w:rsidP="000907EE">
      <w:pPr>
        <w:pStyle w:val="Heading1"/>
        <w:rPr>
          <w:lang w:val="es-AR"/>
        </w:rPr>
      </w:pPr>
      <w:bookmarkStart w:id="78" w:name="_Toc130769470"/>
      <w:r w:rsidRPr="000907EE">
        <w:rPr>
          <w:lang w:val="es-AR"/>
        </w:rPr>
        <w:lastRenderedPageBreak/>
        <w:t>Capítulo 5: Proyecto en funcionamiento</w:t>
      </w:r>
      <w:bookmarkEnd w:id="78"/>
    </w:p>
    <w:p w14:paraId="3858AA94" w14:textId="3C94C542" w:rsidR="000907EE" w:rsidRDefault="000907EE" w:rsidP="000907EE"/>
    <w:p w14:paraId="3260587C" w14:textId="0501A6E8" w:rsidR="000907EE" w:rsidRPr="008B17F7" w:rsidRDefault="008B17F7" w:rsidP="008B17F7">
      <w:pPr>
        <w:pStyle w:val="Heading1"/>
        <w:rPr>
          <w:lang w:val="es-AR"/>
        </w:rPr>
      </w:pPr>
      <w:bookmarkStart w:id="79" w:name="_Toc130769471"/>
      <w:r w:rsidRPr="008B17F7">
        <w:rPr>
          <w:lang w:val="es-AR"/>
        </w:rPr>
        <w:lastRenderedPageBreak/>
        <w:t>Capítulo</w:t>
      </w:r>
      <w:r w:rsidR="000907EE" w:rsidRPr="008B17F7">
        <w:rPr>
          <w:lang w:val="es-AR"/>
        </w:rPr>
        <w:t xml:space="preserve"> 6: </w:t>
      </w:r>
      <w:r w:rsidRPr="008B17F7">
        <w:rPr>
          <w:lang w:val="es-AR"/>
        </w:rPr>
        <w:t>Conclusiones</w:t>
      </w:r>
      <w:bookmarkEnd w:id="79"/>
      <w:r w:rsidRPr="008B17F7">
        <w:rPr>
          <w:lang w:val="es-AR"/>
        </w:rPr>
        <w:t xml:space="preserve"> </w:t>
      </w:r>
    </w:p>
    <w:p w14:paraId="65CFBFE7" w14:textId="6E01E744" w:rsidR="000907EE" w:rsidRPr="000907EE" w:rsidRDefault="000907EE" w:rsidP="000907EE"/>
    <w:p w14:paraId="5A12208D" w14:textId="77777777" w:rsidR="000907EE" w:rsidRPr="000907EE" w:rsidRDefault="000907EE" w:rsidP="000907EE"/>
    <w:p w14:paraId="65F9F340" w14:textId="77777777" w:rsidR="00695AAE" w:rsidRPr="00756A01" w:rsidRDefault="00E63F2B" w:rsidP="00E63F2B">
      <w:pPr>
        <w:pStyle w:val="Heading1"/>
        <w:rPr>
          <w:noProof/>
          <w:lang w:val="es-AR"/>
        </w:rPr>
      </w:pPr>
      <w:bookmarkStart w:id="80" w:name="_Toc130769472"/>
      <w:r w:rsidRPr="00756A01">
        <w:rPr>
          <w:noProof/>
          <w:lang w:val="es-AR"/>
        </w:rPr>
        <w:lastRenderedPageBreak/>
        <w:t>Bibliografía</w:t>
      </w:r>
      <w:bookmarkEnd w:id="80"/>
    </w:p>
    <w:p w14:paraId="40F5C14E" w14:textId="77777777" w:rsidR="00E63F2B" w:rsidRPr="00756A01" w:rsidRDefault="00E63F2B" w:rsidP="00E63F2B">
      <w:pPr>
        <w:rPr>
          <w:noProof/>
        </w:rPr>
      </w:pPr>
    </w:p>
    <w:p w14:paraId="2F05AC1F" w14:textId="77777777" w:rsidR="00E63F2B" w:rsidRPr="00756A01" w:rsidRDefault="00E63F2B" w:rsidP="00E63F2B">
      <w:pPr>
        <w:pStyle w:val="Bibliografa1"/>
        <w:rPr>
          <w:noProof/>
          <w:lang w:val="es-AR"/>
        </w:rPr>
      </w:pPr>
      <w:bookmarkStart w:id="81" w:name="_Ref194811947"/>
      <w:r w:rsidRPr="00756A01">
        <w:rPr>
          <w:noProof/>
          <w:lang w:val="es-AR"/>
        </w:rPr>
        <w:t>Autores: Título. Editorial, lugar, año.</w:t>
      </w:r>
      <w:bookmarkEnd w:id="81"/>
    </w:p>
    <w:p w14:paraId="07A8F27D" w14:textId="77777777" w:rsidR="00E63F2B" w:rsidRPr="00756A01" w:rsidRDefault="00E63F2B" w:rsidP="00E63F2B"/>
    <w:sectPr w:rsidR="00E63F2B" w:rsidRPr="00756A01" w:rsidSect="004916F4">
      <w:headerReference w:type="default" r:id="rId30"/>
      <w:footerReference w:type="default" r:id="rId31"/>
      <w:pgSz w:w="11907" w:h="16840" w:code="9"/>
      <w:pgMar w:top="1701" w:right="1134"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6BD83" w14:textId="77777777" w:rsidR="00465C9C" w:rsidRDefault="00465C9C">
      <w:r>
        <w:separator/>
      </w:r>
    </w:p>
  </w:endnote>
  <w:endnote w:type="continuationSeparator" w:id="0">
    <w:p w14:paraId="16710689" w14:textId="77777777" w:rsidR="00465C9C" w:rsidRDefault="00465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E33C4" w14:textId="7A9140BF" w:rsidR="00D55CEC" w:rsidRPr="00D55CEC" w:rsidRDefault="00D55CEC">
    <w:pPr>
      <w:pStyle w:val="Footer"/>
      <w:rPr>
        <w:sz w:val="20"/>
      </w:rPr>
    </w:pPr>
    <w:r w:rsidRPr="00D55CEC">
      <w:rPr>
        <w:sz w:val="20"/>
      </w:rPr>
      <w:t xml:space="preserve">Autor: </w:t>
    </w:r>
    <w:r>
      <w:rPr>
        <w:sz w:val="20"/>
      </w:rPr>
      <w:t xml:space="preserve"> XXXX-XXXX</w:t>
    </w:r>
    <w:r>
      <w:rPr>
        <w:sz w:val="20"/>
      </w:rPr>
      <w:tab/>
    </w:r>
    <w:r>
      <w:rPr>
        <w:sz w:val="20"/>
      </w:rPr>
      <w:tab/>
    </w:r>
    <w:r>
      <w:rPr>
        <w:rStyle w:val="PageNumber"/>
      </w:rPr>
      <w:fldChar w:fldCharType="begin"/>
    </w:r>
    <w:r>
      <w:rPr>
        <w:rStyle w:val="PageNumber"/>
      </w:rPr>
      <w:instrText xml:space="preserve"> PAGE </w:instrText>
    </w:r>
    <w:r>
      <w:rPr>
        <w:rStyle w:val="PageNumber"/>
      </w:rPr>
      <w:fldChar w:fldCharType="separate"/>
    </w:r>
    <w:r w:rsidR="00010153">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C2E9F" w14:textId="77777777" w:rsidR="00465C9C" w:rsidRDefault="00465C9C">
      <w:r>
        <w:separator/>
      </w:r>
    </w:p>
  </w:footnote>
  <w:footnote w:type="continuationSeparator" w:id="0">
    <w:p w14:paraId="206B6FB4" w14:textId="77777777" w:rsidR="00465C9C" w:rsidRDefault="00465C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8F31" w14:textId="63662D12" w:rsidR="00AC10D5" w:rsidRPr="00AC10D5" w:rsidRDefault="00AC10D5">
    <w:pPr>
      <w:pStyle w:val="Header"/>
      <w:rPr>
        <w:sz w:val="20"/>
      </w:rPr>
    </w:pPr>
    <w:r w:rsidRPr="00AC10D5">
      <w:rPr>
        <w:sz w:val="20"/>
      </w:rPr>
      <w:t xml:space="preserve">Nombre del </w:t>
    </w:r>
    <w:proofErr w:type="spellStart"/>
    <w:proofErr w:type="gramStart"/>
    <w:r w:rsidRPr="00AC10D5">
      <w:rPr>
        <w:sz w:val="20"/>
      </w:rPr>
      <w:t>T.Final</w:t>
    </w:r>
    <w:proofErr w:type="spellEnd"/>
    <w:proofErr w:type="gramEnd"/>
    <w:r w:rsidRPr="00AC10D5">
      <w:rPr>
        <w:sz w:val="20"/>
      </w:rPr>
      <w:tab/>
    </w:r>
    <w:r w:rsidRPr="00AC10D5">
      <w:rPr>
        <w:sz w:val="20"/>
      </w:rPr>
      <w:tab/>
    </w:r>
    <w:r w:rsidR="00C76382">
      <w:rPr>
        <w:sz w:val="20"/>
      </w:rPr>
      <w:t>Electrónica</w:t>
    </w:r>
    <w:r w:rsidRPr="00AC10D5">
      <w:rPr>
        <w:sz w:val="20"/>
      </w:rPr>
      <w:t>-UNSJ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5808"/>
    <w:multiLevelType w:val="multilevel"/>
    <w:tmpl w:val="89D2DE04"/>
    <w:lvl w:ilvl="0">
      <w:start w:val="1"/>
      <w:numFmt w:val="decimal"/>
      <w:pStyle w:val="Titulo1Captulo"/>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3269"/>
        </w:tabs>
        <w:ind w:left="32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abstractNum w:abstractNumId="1" w15:restartNumberingAfterBreak="0">
    <w:nsid w:val="103A318F"/>
    <w:multiLevelType w:val="multilevel"/>
    <w:tmpl w:val="C9F2EF9E"/>
    <w:lvl w:ilvl="0">
      <w:start w:val="1"/>
      <w:numFmt w:val="decimal"/>
      <w:lvlText w:val="Capítulo %1:"/>
      <w:lvlJc w:val="left"/>
      <w:pPr>
        <w:tabs>
          <w:tab w:val="num" w:pos="432"/>
        </w:tabs>
        <w:ind w:left="432" w:hanging="432"/>
      </w:p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1FC2F1E"/>
    <w:multiLevelType w:val="multilevel"/>
    <w:tmpl w:val="080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4C13FAA"/>
    <w:multiLevelType w:val="hybridMultilevel"/>
    <w:tmpl w:val="CCE03384"/>
    <w:lvl w:ilvl="0" w:tplc="70D662EE">
      <w:numFmt w:val="bullet"/>
      <w:lvlText w:val="-"/>
      <w:lvlJc w:val="left"/>
      <w:pPr>
        <w:ind w:left="936" w:hanging="360"/>
      </w:pPr>
      <w:rPr>
        <w:rFonts w:ascii="Times New Roman" w:eastAsia="Times New Roman" w:hAnsi="Times New Roman" w:cs="Times New Roman" w:hint="default"/>
      </w:rPr>
    </w:lvl>
    <w:lvl w:ilvl="1" w:tplc="2C0A0003" w:tentative="1">
      <w:start w:val="1"/>
      <w:numFmt w:val="bullet"/>
      <w:lvlText w:val="o"/>
      <w:lvlJc w:val="left"/>
      <w:pPr>
        <w:ind w:left="1656" w:hanging="360"/>
      </w:pPr>
      <w:rPr>
        <w:rFonts w:ascii="Courier New" w:hAnsi="Courier New" w:cs="Courier New" w:hint="default"/>
      </w:rPr>
    </w:lvl>
    <w:lvl w:ilvl="2" w:tplc="2C0A0005" w:tentative="1">
      <w:start w:val="1"/>
      <w:numFmt w:val="bullet"/>
      <w:lvlText w:val=""/>
      <w:lvlJc w:val="left"/>
      <w:pPr>
        <w:ind w:left="2376" w:hanging="360"/>
      </w:pPr>
      <w:rPr>
        <w:rFonts w:ascii="Wingdings" w:hAnsi="Wingdings" w:hint="default"/>
      </w:rPr>
    </w:lvl>
    <w:lvl w:ilvl="3" w:tplc="2C0A0001" w:tentative="1">
      <w:start w:val="1"/>
      <w:numFmt w:val="bullet"/>
      <w:lvlText w:val=""/>
      <w:lvlJc w:val="left"/>
      <w:pPr>
        <w:ind w:left="3096" w:hanging="360"/>
      </w:pPr>
      <w:rPr>
        <w:rFonts w:ascii="Symbol" w:hAnsi="Symbol" w:hint="default"/>
      </w:rPr>
    </w:lvl>
    <w:lvl w:ilvl="4" w:tplc="2C0A0003" w:tentative="1">
      <w:start w:val="1"/>
      <w:numFmt w:val="bullet"/>
      <w:lvlText w:val="o"/>
      <w:lvlJc w:val="left"/>
      <w:pPr>
        <w:ind w:left="3816" w:hanging="360"/>
      </w:pPr>
      <w:rPr>
        <w:rFonts w:ascii="Courier New" w:hAnsi="Courier New" w:cs="Courier New" w:hint="default"/>
      </w:rPr>
    </w:lvl>
    <w:lvl w:ilvl="5" w:tplc="2C0A0005" w:tentative="1">
      <w:start w:val="1"/>
      <w:numFmt w:val="bullet"/>
      <w:lvlText w:val=""/>
      <w:lvlJc w:val="left"/>
      <w:pPr>
        <w:ind w:left="4536" w:hanging="360"/>
      </w:pPr>
      <w:rPr>
        <w:rFonts w:ascii="Wingdings" w:hAnsi="Wingdings" w:hint="default"/>
      </w:rPr>
    </w:lvl>
    <w:lvl w:ilvl="6" w:tplc="2C0A0001" w:tentative="1">
      <w:start w:val="1"/>
      <w:numFmt w:val="bullet"/>
      <w:lvlText w:val=""/>
      <w:lvlJc w:val="left"/>
      <w:pPr>
        <w:ind w:left="5256" w:hanging="360"/>
      </w:pPr>
      <w:rPr>
        <w:rFonts w:ascii="Symbol" w:hAnsi="Symbol" w:hint="default"/>
      </w:rPr>
    </w:lvl>
    <w:lvl w:ilvl="7" w:tplc="2C0A0003" w:tentative="1">
      <w:start w:val="1"/>
      <w:numFmt w:val="bullet"/>
      <w:lvlText w:val="o"/>
      <w:lvlJc w:val="left"/>
      <w:pPr>
        <w:ind w:left="5976" w:hanging="360"/>
      </w:pPr>
      <w:rPr>
        <w:rFonts w:ascii="Courier New" w:hAnsi="Courier New" w:cs="Courier New" w:hint="default"/>
      </w:rPr>
    </w:lvl>
    <w:lvl w:ilvl="8" w:tplc="2C0A0005" w:tentative="1">
      <w:start w:val="1"/>
      <w:numFmt w:val="bullet"/>
      <w:lvlText w:val=""/>
      <w:lvlJc w:val="left"/>
      <w:pPr>
        <w:ind w:left="6696" w:hanging="360"/>
      </w:pPr>
      <w:rPr>
        <w:rFonts w:ascii="Wingdings" w:hAnsi="Wingdings" w:hint="default"/>
      </w:rPr>
    </w:lvl>
  </w:abstractNum>
  <w:abstractNum w:abstractNumId="4" w15:restartNumberingAfterBreak="0">
    <w:nsid w:val="3B707770"/>
    <w:multiLevelType w:val="hybridMultilevel"/>
    <w:tmpl w:val="9BAA39C8"/>
    <w:lvl w:ilvl="0" w:tplc="66FAF8D4">
      <w:start w:val="1"/>
      <w:numFmt w:val="decimal"/>
      <w:pStyle w:val="Bibliografa1"/>
      <w:lvlText w:val="[%1]"/>
      <w:lvlJc w:val="left"/>
      <w:pPr>
        <w:tabs>
          <w:tab w:val="num" w:pos="720"/>
        </w:tabs>
        <w:ind w:left="720" w:hanging="360"/>
      </w:pPr>
      <w:rPr>
        <w:rFonts w:hint="default"/>
      </w:rPr>
    </w:lvl>
    <w:lvl w:ilvl="1" w:tplc="080A0019" w:tentative="1">
      <w:start w:val="1"/>
      <w:numFmt w:val="lowerLetter"/>
      <w:lvlText w:val="%2."/>
      <w:lvlJc w:val="left"/>
      <w:pPr>
        <w:tabs>
          <w:tab w:val="num" w:pos="1440"/>
        </w:tabs>
        <w:ind w:left="1440" w:hanging="360"/>
      </w:pPr>
    </w:lvl>
    <w:lvl w:ilvl="2" w:tplc="080A001B" w:tentative="1">
      <w:start w:val="1"/>
      <w:numFmt w:val="lowerRoman"/>
      <w:lvlText w:val="%3."/>
      <w:lvlJc w:val="right"/>
      <w:pPr>
        <w:tabs>
          <w:tab w:val="num" w:pos="2160"/>
        </w:tabs>
        <w:ind w:left="2160" w:hanging="180"/>
      </w:pPr>
    </w:lvl>
    <w:lvl w:ilvl="3" w:tplc="080A000F" w:tentative="1">
      <w:start w:val="1"/>
      <w:numFmt w:val="decimal"/>
      <w:lvlText w:val="%4."/>
      <w:lvlJc w:val="left"/>
      <w:pPr>
        <w:tabs>
          <w:tab w:val="num" w:pos="2880"/>
        </w:tabs>
        <w:ind w:left="2880" w:hanging="360"/>
      </w:pPr>
    </w:lvl>
    <w:lvl w:ilvl="4" w:tplc="080A0019" w:tentative="1">
      <w:start w:val="1"/>
      <w:numFmt w:val="lowerLetter"/>
      <w:lvlText w:val="%5."/>
      <w:lvlJc w:val="left"/>
      <w:pPr>
        <w:tabs>
          <w:tab w:val="num" w:pos="3600"/>
        </w:tabs>
        <w:ind w:left="3600" w:hanging="360"/>
      </w:pPr>
    </w:lvl>
    <w:lvl w:ilvl="5" w:tplc="080A001B" w:tentative="1">
      <w:start w:val="1"/>
      <w:numFmt w:val="lowerRoman"/>
      <w:lvlText w:val="%6."/>
      <w:lvlJc w:val="right"/>
      <w:pPr>
        <w:tabs>
          <w:tab w:val="num" w:pos="4320"/>
        </w:tabs>
        <w:ind w:left="4320" w:hanging="180"/>
      </w:pPr>
    </w:lvl>
    <w:lvl w:ilvl="6" w:tplc="080A000F" w:tentative="1">
      <w:start w:val="1"/>
      <w:numFmt w:val="decimal"/>
      <w:lvlText w:val="%7."/>
      <w:lvlJc w:val="left"/>
      <w:pPr>
        <w:tabs>
          <w:tab w:val="num" w:pos="5040"/>
        </w:tabs>
        <w:ind w:left="5040" w:hanging="360"/>
      </w:pPr>
    </w:lvl>
    <w:lvl w:ilvl="7" w:tplc="080A0019" w:tentative="1">
      <w:start w:val="1"/>
      <w:numFmt w:val="lowerLetter"/>
      <w:lvlText w:val="%8."/>
      <w:lvlJc w:val="left"/>
      <w:pPr>
        <w:tabs>
          <w:tab w:val="num" w:pos="5760"/>
        </w:tabs>
        <w:ind w:left="5760" w:hanging="360"/>
      </w:pPr>
    </w:lvl>
    <w:lvl w:ilvl="8" w:tplc="080A001B" w:tentative="1">
      <w:start w:val="1"/>
      <w:numFmt w:val="lowerRoman"/>
      <w:lvlText w:val="%9."/>
      <w:lvlJc w:val="right"/>
      <w:pPr>
        <w:tabs>
          <w:tab w:val="num" w:pos="6480"/>
        </w:tabs>
        <w:ind w:left="6480" w:hanging="180"/>
      </w:pPr>
    </w:lvl>
  </w:abstractNum>
  <w:abstractNum w:abstractNumId="5" w15:restartNumberingAfterBreak="0">
    <w:nsid w:val="53AD6747"/>
    <w:multiLevelType w:val="multilevel"/>
    <w:tmpl w:val="9190DAA0"/>
    <w:lvl w:ilvl="0">
      <w:start w:val="1"/>
      <w:numFmt w:val="decimal"/>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abstractNum w:abstractNumId="6" w15:restartNumberingAfterBreak="0">
    <w:nsid w:val="63161F31"/>
    <w:multiLevelType w:val="multilevel"/>
    <w:tmpl w:val="F5A698F0"/>
    <w:lvl w:ilvl="0">
      <w:start w:val="1"/>
      <w:numFmt w:val="decimal"/>
      <w:lvlText w:val="Capítulo %1:"/>
      <w:lvlJc w:val="left"/>
      <w:pPr>
        <w:tabs>
          <w:tab w:val="num" w:pos="432"/>
        </w:tabs>
        <w:ind w:left="432" w:hanging="432"/>
      </w:p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55D4E22"/>
    <w:multiLevelType w:val="hybridMultilevel"/>
    <w:tmpl w:val="E160B418"/>
    <w:lvl w:ilvl="0" w:tplc="2C0A0001">
      <w:numFmt w:val="bullet"/>
      <w:lvlText w:val=""/>
      <w:lvlJc w:val="left"/>
      <w:pPr>
        <w:ind w:left="720" w:hanging="360"/>
      </w:pPr>
      <w:rPr>
        <w:rFonts w:ascii="Symbol" w:eastAsia="Times New Roman" w:hAnsi="Symbol"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93D61F6"/>
    <w:multiLevelType w:val="multilevel"/>
    <w:tmpl w:val="F03A94B4"/>
    <w:lvl w:ilvl="0">
      <w:start w:val="1"/>
      <w:numFmt w:val="decimal"/>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num w:numId="1" w16cid:durableId="322508414">
    <w:abstractNumId w:val="0"/>
  </w:num>
  <w:num w:numId="2" w16cid:durableId="163085557">
    <w:abstractNumId w:val="2"/>
  </w:num>
  <w:num w:numId="3" w16cid:durableId="115804160">
    <w:abstractNumId w:val="6"/>
  </w:num>
  <w:num w:numId="4" w16cid:durableId="224141967">
    <w:abstractNumId w:val="1"/>
  </w:num>
  <w:num w:numId="5" w16cid:durableId="226108484">
    <w:abstractNumId w:val="8"/>
  </w:num>
  <w:num w:numId="6" w16cid:durableId="205221902">
    <w:abstractNumId w:val="5"/>
  </w:num>
  <w:num w:numId="7" w16cid:durableId="204877697">
    <w:abstractNumId w:val="4"/>
  </w:num>
  <w:num w:numId="8" w16cid:durableId="90668546">
    <w:abstractNumId w:val="7"/>
  </w:num>
  <w:num w:numId="9" w16cid:durableId="61023798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udio Dario Rosales">
    <w15:presenceInfo w15:providerId="None" w15:userId="Claudio Dario Ros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F4"/>
    <w:rsid w:val="00010153"/>
    <w:rsid w:val="000119EA"/>
    <w:rsid w:val="0003147D"/>
    <w:rsid w:val="00044B35"/>
    <w:rsid w:val="000720F5"/>
    <w:rsid w:val="000817F2"/>
    <w:rsid w:val="0009007E"/>
    <w:rsid w:val="000907EE"/>
    <w:rsid w:val="000A4D7A"/>
    <w:rsid w:val="000B06F1"/>
    <w:rsid w:val="000B63E0"/>
    <w:rsid w:val="000C264B"/>
    <w:rsid w:val="000C38C9"/>
    <w:rsid w:val="000F4564"/>
    <w:rsid w:val="000F56F9"/>
    <w:rsid w:val="00106CB5"/>
    <w:rsid w:val="00112100"/>
    <w:rsid w:val="00127B33"/>
    <w:rsid w:val="00147F41"/>
    <w:rsid w:val="00153B16"/>
    <w:rsid w:val="00161277"/>
    <w:rsid w:val="001678D2"/>
    <w:rsid w:val="00175003"/>
    <w:rsid w:val="00181832"/>
    <w:rsid w:val="00224FD1"/>
    <w:rsid w:val="002440AD"/>
    <w:rsid w:val="00247993"/>
    <w:rsid w:val="002547CC"/>
    <w:rsid w:val="002A2724"/>
    <w:rsid w:val="002B2663"/>
    <w:rsid w:val="002C26C5"/>
    <w:rsid w:val="002C6EB1"/>
    <w:rsid w:val="002F1358"/>
    <w:rsid w:val="003316BE"/>
    <w:rsid w:val="00340868"/>
    <w:rsid w:val="00345767"/>
    <w:rsid w:val="0035142B"/>
    <w:rsid w:val="00386636"/>
    <w:rsid w:val="00391E3F"/>
    <w:rsid w:val="003B563A"/>
    <w:rsid w:val="003D4E71"/>
    <w:rsid w:val="00421ABA"/>
    <w:rsid w:val="00437D60"/>
    <w:rsid w:val="00447689"/>
    <w:rsid w:val="0045563B"/>
    <w:rsid w:val="00465C9C"/>
    <w:rsid w:val="004916F4"/>
    <w:rsid w:val="004A61A1"/>
    <w:rsid w:val="004C24C4"/>
    <w:rsid w:val="004E275F"/>
    <w:rsid w:val="004E4A42"/>
    <w:rsid w:val="004F7321"/>
    <w:rsid w:val="0050311A"/>
    <w:rsid w:val="00522CCA"/>
    <w:rsid w:val="00526372"/>
    <w:rsid w:val="00560C33"/>
    <w:rsid w:val="00596222"/>
    <w:rsid w:val="005B614B"/>
    <w:rsid w:val="005D721D"/>
    <w:rsid w:val="00607E2D"/>
    <w:rsid w:val="00666FAB"/>
    <w:rsid w:val="00681D50"/>
    <w:rsid w:val="00683651"/>
    <w:rsid w:val="00693CA7"/>
    <w:rsid w:val="00695AAE"/>
    <w:rsid w:val="006D058D"/>
    <w:rsid w:val="00716C46"/>
    <w:rsid w:val="00732D24"/>
    <w:rsid w:val="00747B99"/>
    <w:rsid w:val="007538A3"/>
    <w:rsid w:val="00756A01"/>
    <w:rsid w:val="00787EE1"/>
    <w:rsid w:val="007943FD"/>
    <w:rsid w:val="007C0FAA"/>
    <w:rsid w:val="007C166F"/>
    <w:rsid w:val="007C4919"/>
    <w:rsid w:val="007C4FA8"/>
    <w:rsid w:val="007E41E5"/>
    <w:rsid w:val="00811187"/>
    <w:rsid w:val="008162A5"/>
    <w:rsid w:val="00832938"/>
    <w:rsid w:val="00833583"/>
    <w:rsid w:val="0083579C"/>
    <w:rsid w:val="008918BA"/>
    <w:rsid w:val="008A24BC"/>
    <w:rsid w:val="008B17F7"/>
    <w:rsid w:val="008B2EBD"/>
    <w:rsid w:val="008B3EA5"/>
    <w:rsid w:val="0090677C"/>
    <w:rsid w:val="009263A0"/>
    <w:rsid w:val="00983042"/>
    <w:rsid w:val="009926F3"/>
    <w:rsid w:val="009A7350"/>
    <w:rsid w:val="009B22FD"/>
    <w:rsid w:val="00A23529"/>
    <w:rsid w:val="00A24BE6"/>
    <w:rsid w:val="00A25843"/>
    <w:rsid w:val="00A8150F"/>
    <w:rsid w:val="00AB27FF"/>
    <w:rsid w:val="00AC10D5"/>
    <w:rsid w:val="00AF726D"/>
    <w:rsid w:val="00AF7FEF"/>
    <w:rsid w:val="00B014BF"/>
    <w:rsid w:val="00B355E5"/>
    <w:rsid w:val="00B37F44"/>
    <w:rsid w:val="00BB5561"/>
    <w:rsid w:val="00BC1E7C"/>
    <w:rsid w:val="00BC3DF2"/>
    <w:rsid w:val="00BE54AE"/>
    <w:rsid w:val="00C00DFB"/>
    <w:rsid w:val="00C23849"/>
    <w:rsid w:val="00C26757"/>
    <w:rsid w:val="00C3703F"/>
    <w:rsid w:val="00C445F8"/>
    <w:rsid w:val="00C76382"/>
    <w:rsid w:val="00C77DA5"/>
    <w:rsid w:val="00CD18BD"/>
    <w:rsid w:val="00CD6034"/>
    <w:rsid w:val="00CE0A8B"/>
    <w:rsid w:val="00D11120"/>
    <w:rsid w:val="00D1772A"/>
    <w:rsid w:val="00D43450"/>
    <w:rsid w:val="00D53223"/>
    <w:rsid w:val="00D55CEC"/>
    <w:rsid w:val="00D72A14"/>
    <w:rsid w:val="00DB04EA"/>
    <w:rsid w:val="00E2335F"/>
    <w:rsid w:val="00E50B8F"/>
    <w:rsid w:val="00E53E81"/>
    <w:rsid w:val="00E63F2B"/>
    <w:rsid w:val="00E73E36"/>
    <w:rsid w:val="00EA133B"/>
    <w:rsid w:val="00EC2C87"/>
    <w:rsid w:val="00EC7EE3"/>
    <w:rsid w:val="00ED0B09"/>
    <w:rsid w:val="00F04D67"/>
    <w:rsid w:val="00F06CBE"/>
    <w:rsid w:val="00F13443"/>
    <w:rsid w:val="00F25226"/>
    <w:rsid w:val="00F8270B"/>
    <w:rsid w:val="00F87699"/>
    <w:rsid w:val="00FB1AA8"/>
    <w:rsid w:val="00FC3DD7"/>
    <w:rsid w:val="00FC6183"/>
    <w:rsid w:val="00FD0901"/>
    <w:rsid w:val="00FE3A32"/>
    <w:rsid w:val="00FE5D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70859F"/>
  <w15:chartTrackingRefBased/>
  <w15:docId w15:val="{D6C8EF3D-21CE-436D-8C46-91DC1144A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AAE"/>
    <w:pPr>
      <w:jc w:val="both"/>
    </w:pPr>
    <w:rPr>
      <w:sz w:val="22"/>
      <w:lang w:eastAsia="es-MX"/>
    </w:rPr>
  </w:style>
  <w:style w:type="paragraph" w:styleId="Heading1">
    <w:name w:val="heading 1"/>
    <w:basedOn w:val="Normal"/>
    <w:next w:val="Normal"/>
    <w:qFormat/>
    <w:rsid w:val="00147F41"/>
    <w:pPr>
      <w:keepNext/>
      <w:pageBreakBefore/>
      <w:widowControl w:val="0"/>
      <w:outlineLvl w:val="0"/>
    </w:pPr>
    <w:rPr>
      <w:rFonts w:ascii="Arial" w:hAnsi="Arial"/>
      <w:b/>
      <w:sz w:val="40"/>
      <w:lang w:val="en-US"/>
    </w:rPr>
  </w:style>
  <w:style w:type="paragraph" w:styleId="Heading2">
    <w:name w:val="heading 2"/>
    <w:basedOn w:val="Normal"/>
    <w:next w:val="Normal"/>
    <w:link w:val="Heading2Char"/>
    <w:qFormat/>
    <w:rsid w:val="000720F5"/>
    <w:pPr>
      <w:keepNext/>
      <w:numPr>
        <w:ilvl w:val="1"/>
        <w:numId w:val="1"/>
      </w:numPr>
      <w:tabs>
        <w:tab w:val="clear" w:pos="3269"/>
        <w:tab w:val="num" w:pos="576"/>
      </w:tabs>
      <w:ind w:left="576"/>
      <w:outlineLvl w:val="1"/>
    </w:pPr>
    <w:rPr>
      <w:rFonts w:ascii="Arial" w:hAnsi="Arial"/>
      <w:sz w:val="36"/>
      <w:lang w:val="en-US"/>
    </w:rPr>
  </w:style>
  <w:style w:type="paragraph" w:styleId="Heading3">
    <w:name w:val="heading 3"/>
    <w:basedOn w:val="Normal"/>
    <w:next w:val="Normal"/>
    <w:qFormat/>
    <w:rsid w:val="000720F5"/>
    <w:pPr>
      <w:keepNext/>
      <w:numPr>
        <w:ilvl w:val="2"/>
        <w:numId w:val="1"/>
      </w:numPr>
      <w:outlineLvl w:val="2"/>
    </w:pPr>
    <w:rPr>
      <w:rFonts w:ascii="Arial" w:hAnsi="Arial"/>
      <w:b/>
      <w:sz w:val="32"/>
    </w:rPr>
  </w:style>
  <w:style w:type="paragraph" w:styleId="Heading4">
    <w:name w:val="heading 4"/>
    <w:basedOn w:val="Normal"/>
    <w:next w:val="Normal"/>
    <w:qFormat/>
    <w:rsid w:val="000720F5"/>
    <w:pPr>
      <w:keepNext/>
      <w:numPr>
        <w:ilvl w:val="3"/>
        <w:numId w:val="1"/>
      </w:numPr>
      <w:outlineLvl w:val="3"/>
    </w:pPr>
    <w:rPr>
      <w:rFonts w:ascii="Arial" w:hAnsi="Arial"/>
      <w:sz w:val="28"/>
    </w:rPr>
  </w:style>
  <w:style w:type="paragraph" w:styleId="Heading5">
    <w:name w:val="heading 5"/>
    <w:basedOn w:val="Normal"/>
    <w:next w:val="Normal"/>
    <w:qFormat/>
    <w:rsid w:val="000720F5"/>
    <w:pPr>
      <w:keepNext/>
      <w:numPr>
        <w:ilvl w:val="4"/>
        <w:numId w:val="1"/>
      </w:numPr>
      <w:outlineLvl w:val="4"/>
    </w:pPr>
    <w:rPr>
      <w:rFonts w:ascii="Arial" w:hAnsi="Arial"/>
      <w:b/>
    </w:rPr>
  </w:style>
  <w:style w:type="paragraph" w:styleId="Heading6">
    <w:name w:val="heading 6"/>
    <w:basedOn w:val="Normal"/>
    <w:next w:val="Normal"/>
    <w:qFormat/>
    <w:rsid w:val="00147F41"/>
    <w:pPr>
      <w:numPr>
        <w:ilvl w:val="5"/>
        <w:numId w:val="1"/>
      </w:numPr>
      <w:spacing w:before="240" w:after="60"/>
      <w:outlineLvl w:val="5"/>
    </w:pPr>
    <w:rPr>
      <w:b/>
      <w:bCs/>
      <w:szCs w:val="22"/>
    </w:rPr>
  </w:style>
  <w:style w:type="paragraph" w:styleId="Heading7">
    <w:name w:val="heading 7"/>
    <w:basedOn w:val="Normal"/>
    <w:next w:val="Normal"/>
    <w:qFormat/>
    <w:rsid w:val="00147F41"/>
    <w:pPr>
      <w:numPr>
        <w:ilvl w:val="6"/>
        <w:numId w:val="1"/>
      </w:numPr>
      <w:spacing w:before="240" w:after="60"/>
      <w:outlineLvl w:val="6"/>
    </w:pPr>
    <w:rPr>
      <w:sz w:val="24"/>
      <w:szCs w:val="24"/>
    </w:rPr>
  </w:style>
  <w:style w:type="paragraph" w:styleId="Heading8">
    <w:name w:val="heading 8"/>
    <w:basedOn w:val="Normal"/>
    <w:next w:val="Normal"/>
    <w:qFormat/>
    <w:rsid w:val="00147F41"/>
    <w:pPr>
      <w:numPr>
        <w:ilvl w:val="7"/>
        <w:numId w:val="1"/>
      </w:numPr>
      <w:spacing w:before="240" w:after="60"/>
      <w:outlineLvl w:val="7"/>
    </w:pPr>
    <w:rPr>
      <w:i/>
      <w:iCs/>
      <w:sz w:val="24"/>
      <w:szCs w:val="24"/>
    </w:rPr>
  </w:style>
  <w:style w:type="paragraph" w:styleId="Heading9">
    <w:name w:val="heading 9"/>
    <w:basedOn w:val="Normal"/>
    <w:next w:val="Normal"/>
    <w:qFormat/>
    <w:rsid w:val="00147F41"/>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53B16"/>
    <w:pPr>
      <w:tabs>
        <w:tab w:val="center" w:pos="4419"/>
        <w:tab w:val="right" w:pos="8838"/>
      </w:tabs>
    </w:pPr>
  </w:style>
  <w:style w:type="paragraph" w:styleId="TOC1">
    <w:name w:val="toc 1"/>
    <w:basedOn w:val="Normal"/>
    <w:next w:val="Normal"/>
    <w:autoRedefine/>
    <w:uiPriority w:val="39"/>
    <w:rsid w:val="00F04D67"/>
    <w:pPr>
      <w:spacing w:before="120" w:after="120"/>
    </w:pPr>
    <w:rPr>
      <w:b/>
      <w:bCs/>
      <w:caps/>
    </w:rPr>
  </w:style>
  <w:style w:type="paragraph" w:styleId="TOC2">
    <w:name w:val="toc 2"/>
    <w:basedOn w:val="Normal"/>
    <w:next w:val="Normal"/>
    <w:autoRedefine/>
    <w:uiPriority w:val="39"/>
    <w:rsid w:val="00F04D67"/>
    <w:pPr>
      <w:ind w:left="200"/>
    </w:pPr>
    <w:rPr>
      <w:smallCaps/>
    </w:rPr>
  </w:style>
  <w:style w:type="paragraph" w:styleId="TOC3">
    <w:name w:val="toc 3"/>
    <w:basedOn w:val="Normal"/>
    <w:next w:val="Normal"/>
    <w:autoRedefine/>
    <w:uiPriority w:val="39"/>
    <w:rsid w:val="00F04D67"/>
    <w:pPr>
      <w:ind w:left="400"/>
    </w:pPr>
    <w:rPr>
      <w:i/>
      <w:iCs/>
    </w:rPr>
  </w:style>
  <w:style w:type="paragraph" w:styleId="TOC4">
    <w:name w:val="toc 4"/>
    <w:basedOn w:val="Normal"/>
    <w:next w:val="Normal"/>
    <w:autoRedefine/>
    <w:semiHidden/>
    <w:rsid w:val="00F04D67"/>
    <w:pPr>
      <w:ind w:left="600"/>
    </w:pPr>
    <w:rPr>
      <w:sz w:val="18"/>
      <w:szCs w:val="18"/>
    </w:rPr>
  </w:style>
  <w:style w:type="paragraph" w:styleId="TOC5">
    <w:name w:val="toc 5"/>
    <w:basedOn w:val="Normal"/>
    <w:next w:val="Normal"/>
    <w:autoRedefine/>
    <w:semiHidden/>
    <w:rsid w:val="00F04D67"/>
    <w:pPr>
      <w:ind w:left="800"/>
    </w:pPr>
    <w:rPr>
      <w:sz w:val="18"/>
      <w:szCs w:val="18"/>
    </w:rPr>
  </w:style>
  <w:style w:type="paragraph" w:styleId="TOC6">
    <w:name w:val="toc 6"/>
    <w:basedOn w:val="Normal"/>
    <w:next w:val="Normal"/>
    <w:autoRedefine/>
    <w:semiHidden/>
    <w:rsid w:val="00F04D67"/>
    <w:pPr>
      <w:ind w:left="1000"/>
    </w:pPr>
    <w:rPr>
      <w:sz w:val="18"/>
      <w:szCs w:val="18"/>
    </w:rPr>
  </w:style>
  <w:style w:type="paragraph" w:styleId="TOC7">
    <w:name w:val="toc 7"/>
    <w:basedOn w:val="Normal"/>
    <w:next w:val="Normal"/>
    <w:autoRedefine/>
    <w:semiHidden/>
    <w:rsid w:val="00F04D67"/>
    <w:pPr>
      <w:ind w:left="1200"/>
    </w:pPr>
    <w:rPr>
      <w:sz w:val="18"/>
      <w:szCs w:val="18"/>
    </w:rPr>
  </w:style>
  <w:style w:type="paragraph" w:styleId="TOC8">
    <w:name w:val="toc 8"/>
    <w:basedOn w:val="Normal"/>
    <w:next w:val="Normal"/>
    <w:autoRedefine/>
    <w:semiHidden/>
    <w:rsid w:val="00F04D67"/>
    <w:pPr>
      <w:ind w:left="1400"/>
    </w:pPr>
    <w:rPr>
      <w:sz w:val="18"/>
      <w:szCs w:val="18"/>
    </w:rPr>
  </w:style>
  <w:style w:type="paragraph" w:styleId="TOC9">
    <w:name w:val="toc 9"/>
    <w:basedOn w:val="Normal"/>
    <w:next w:val="Normal"/>
    <w:autoRedefine/>
    <w:semiHidden/>
    <w:rsid w:val="00F04D67"/>
    <w:pPr>
      <w:ind w:left="1600"/>
    </w:pPr>
    <w:rPr>
      <w:sz w:val="18"/>
      <w:szCs w:val="18"/>
    </w:rPr>
  </w:style>
  <w:style w:type="character" w:styleId="Hyperlink">
    <w:name w:val="Hyperlink"/>
    <w:basedOn w:val="DefaultParagraphFont"/>
    <w:uiPriority w:val="99"/>
    <w:rsid w:val="00F04D67"/>
    <w:rPr>
      <w:color w:val="0000FF"/>
      <w:u w:val="single"/>
    </w:rPr>
  </w:style>
  <w:style w:type="paragraph" w:customStyle="1" w:styleId="Titulo1Captulo">
    <w:name w:val="Titulo 1 Capítulo"/>
    <w:basedOn w:val="Heading1"/>
    <w:next w:val="Normal"/>
    <w:rsid w:val="00F04D67"/>
    <w:pPr>
      <w:numPr>
        <w:numId w:val="1"/>
      </w:numPr>
    </w:pPr>
  </w:style>
  <w:style w:type="paragraph" w:styleId="Footer">
    <w:name w:val="footer"/>
    <w:basedOn w:val="Normal"/>
    <w:rsid w:val="00153B16"/>
    <w:pPr>
      <w:tabs>
        <w:tab w:val="center" w:pos="4419"/>
        <w:tab w:val="right" w:pos="8838"/>
      </w:tabs>
    </w:pPr>
  </w:style>
  <w:style w:type="character" w:styleId="PageNumber">
    <w:name w:val="page number"/>
    <w:basedOn w:val="DefaultParagraphFont"/>
    <w:rsid w:val="00D55CEC"/>
  </w:style>
  <w:style w:type="paragraph" w:customStyle="1" w:styleId="Bibliografa1">
    <w:name w:val="Bibliografía1"/>
    <w:basedOn w:val="Normal"/>
    <w:rsid w:val="00E63F2B"/>
    <w:pPr>
      <w:numPr>
        <w:numId w:val="7"/>
      </w:numPr>
      <w:tabs>
        <w:tab w:val="clear" w:pos="720"/>
      </w:tabs>
      <w:ind w:left="360"/>
    </w:pPr>
    <w:rPr>
      <w:lang w:val="en-US"/>
    </w:rPr>
  </w:style>
  <w:style w:type="paragraph" w:styleId="Caption">
    <w:name w:val="caption"/>
    <w:basedOn w:val="Normal"/>
    <w:next w:val="Normal"/>
    <w:qFormat/>
    <w:rsid w:val="00EC2C87"/>
    <w:pPr>
      <w:spacing w:before="120" w:after="120"/>
    </w:pPr>
    <w:rPr>
      <w:b/>
      <w:bCs/>
      <w:sz w:val="20"/>
    </w:rPr>
  </w:style>
  <w:style w:type="paragraph" w:styleId="ListParagraph">
    <w:name w:val="List Paragraph"/>
    <w:basedOn w:val="Normal"/>
    <w:uiPriority w:val="34"/>
    <w:qFormat/>
    <w:rsid w:val="00BC3DF2"/>
    <w:pPr>
      <w:ind w:left="720"/>
      <w:contextualSpacing/>
    </w:pPr>
  </w:style>
  <w:style w:type="character" w:customStyle="1" w:styleId="Heading2Char">
    <w:name w:val="Heading 2 Char"/>
    <w:basedOn w:val="DefaultParagraphFont"/>
    <w:link w:val="Heading2"/>
    <w:rsid w:val="00683651"/>
    <w:rPr>
      <w:rFonts w:ascii="Arial" w:hAnsi="Arial"/>
      <w:sz w:val="36"/>
      <w:lang w:val="en-US" w:eastAsia="es-MX"/>
    </w:rPr>
  </w:style>
  <w:style w:type="character" w:styleId="UnresolvedMention">
    <w:name w:val="Unresolved Mention"/>
    <w:basedOn w:val="DefaultParagraphFont"/>
    <w:uiPriority w:val="99"/>
    <w:semiHidden/>
    <w:unhideWhenUsed/>
    <w:rsid w:val="00FB1AA8"/>
    <w:rPr>
      <w:color w:val="605E5C"/>
      <w:shd w:val="clear" w:color="auto" w:fill="E1DFDD"/>
    </w:rPr>
  </w:style>
  <w:style w:type="character" w:styleId="FollowedHyperlink">
    <w:name w:val="FollowedHyperlink"/>
    <w:basedOn w:val="DefaultParagraphFont"/>
    <w:uiPriority w:val="99"/>
    <w:semiHidden/>
    <w:unhideWhenUsed/>
    <w:rsid w:val="00386636"/>
    <w:rPr>
      <w:color w:val="954F72" w:themeColor="followedHyperlink"/>
      <w:u w:val="single"/>
    </w:rPr>
  </w:style>
  <w:style w:type="paragraph" w:styleId="Revision">
    <w:name w:val="Revision"/>
    <w:hidden/>
    <w:uiPriority w:val="99"/>
    <w:semiHidden/>
    <w:rsid w:val="00832938"/>
    <w:rPr>
      <w:sz w:val="2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5836">
      <w:bodyDiv w:val="1"/>
      <w:marLeft w:val="0"/>
      <w:marRight w:val="0"/>
      <w:marTop w:val="0"/>
      <w:marBottom w:val="0"/>
      <w:divBdr>
        <w:top w:val="none" w:sz="0" w:space="0" w:color="auto"/>
        <w:left w:val="none" w:sz="0" w:space="0" w:color="auto"/>
        <w:bottom w:val="none" w:sz="0" w:space="0" w:color="auto"/>
        <w:right w:val="none" w:sz="0" w:space="0" w:color="auto"/>
      </w:divBdr>
    </w:div>
    <w:div w:id="67969411">
      <w:bodyDiv w:val="1"/>
      <w:marLeft w:val="0"/>
      <w:marRight w:val="0"/>
      <w:marTop w:val="0"/>
      <w:marBottom w:val="0"/>
      <w:divBdr>
        <w:top w:val="none" w:sz="0" w:space="0" w:color="auto"/>
        <w:left w:val="none" w:sz="0" w:space="0" w:color="auto"/>
        <w:bottom w:val="none" w:sz="0" w:space="0" w:color="auto"/>
        <w:right w:val="none" w:sz="0" w:space="0" w:color="auto"/>
      </w:divBdr>
    </w:div>
    <w:div w:id="118768710">
      <w:bodyDiv w:val="1"/>
      <w:marLeft w:val="0"/>
      <w:marRight w:val="0"/>
      <w:marTop w:val="0"/>
      <w:marBottom w:val="0"/>
      <w:divBdr>
        <w:top w:val="none" w:sz="0" w:space="0" w:color="auto"/>
        <w:left w:val="none" w:sz="0" w:space="0" w:color="auto"/>
        <w:bottom w:val="none" w:sz="0" w:space="0" w:color="auto"/>
        <w:right w:val="none" w:sz="0" w:space="0" w:color="auto"/>
      </w:divBdr>
    </w:div>
    <w:div w:id="217976545">
      <w:bodyDiv w:val="1"/>
      <w:marLeft w:val="0"/>
      <w:marRight w:val="0"/>
      <w:marTop w:val="0"/>
      <w:marBottom w:val="0"/>
      <w:divBdr>
        <w:top w:val="none" w:sz="0" w:space="0" w:color="auto"/>
        <w:left w:val="none" w:sz="0" w:space="0" w:color="auto"/>
        <w:bottom w:val="none" w:sz="0" w:space="0" w:color="auto"/>
        <w:right w:val="none" w:sz="0" w:space="0" w:color="auto"/>
      </w:divBdr>
    </w:div>
    <w:div w:id="445974213">
      <w:bodyDiv w:val="1"/>
      <w:marLeft w:val="0"/>
      <w:marRight w:val="0"/>
      <w:marTop w:val="0"/>
      <w:marBottom w:val="0"/>
      <w:divBdr>
        <w:top w:val="none" w:sz="0" w:space="0" w:color="auto"/>
        <w:left w:val="none" w:sz="0" w:space="0" w:color="auto"/>
        <w:bottom w:val="none" w:sz="0" w:space="0" w:color="auto"/>
        <w:right w:val="none" w:sz="0" w:space="0" w:color="auto"/>
      </w:divBdr>
    </w:div>
    <w:div w:id="489835795">
      <w:bodyDiv w:val="1"/>
      <w:marLeft w:val="0"/>
      <w:marRight w:val="0"/>
      <w:marTop w:val="0"/>
      <w:marBottom w:val="0"/>
      <w:divBdr>
        <w:top w:val="none" w:sz="0" w:space="0" w:color="auto"/>
        <w:left w:val="none" w:sz="0" w:space="0" w:color="auto"/>
        <w:bottom w:val="none" w:sz="0" w:space="0" w:color="auto"/>
        <w:right w:val="none" w:sz="0" w:space="0" w:color="auto"/>
      </w:divBdr>
    </w:div>
    <w:div w:id="623313063">
      <w:bodyDiv w:val="1"/>
      <w:marLeft w:val="0"/>
      <w:marRight w:val="0"/>
      <w:marTop w:val="0"/>
      <w:marBottom w:val="0"/>
      <w:divBdr>
        <w:top w:val="none" w:sz="0" w:space="0" w:color="auto"/>
        <w:left w:val="none" w:sz="0" w:space="0" w:color="auto"/>
        <w:bottom w:val="none" w:sz="0" w:space="0" w:color="auto"/>
        <w:right w:val="none" w:sz="0" w:space="0" w:color="auto"/>
      </w:divBdr>
    </w:div>
    <w:div w:id="666633863">
      <w:bodyDiv w:val="1"/>
      <w:marLeft w:val="0"/>
      <w:marRight w:val="0"/>
      <w:marTop w:val="0"/>
      <w:marBottom w:val="0"/>
      <w:divBdr>
        <w:top w:val="none" w:sz="0" w:space="0" w:color="auto"/>
        <w:left w:val="none" w:sz="0" w:space="0" w:color="auto"/>
        <w:bottom w:val="none" w:sz="0" w:space="0" w:color="auto"/>
        <w:right w:val="none" w:sz="0" w:space="0" w:color="auto"/>
      </w:divBdr>
    </w:div>
    <w:div w:id="836653395">
      <w:bodyDiv w:val="1"/>
      <w:marLeft w:val="0"/>
      <w:marRight w:val="0"/>
      <w:marTop w:val="0"/>
      <w:marBottom w:val="0"/>
      <w:divBdr>
        <w:top w:val="none" w:sz="0" w:space="0" w:color="auto"/>
        <w:left w:val="none" w:sz="0" w:space="0" w:color="auto"/>
        <w:bottom w:val="none" w:sz="0" w:space="0" w:color="auto"/>
        <w:right w:val="none" w:sz="0" w:space="0" w:color="auto"/>
      </w:divBdr>
    </w:div>
    <w:div w:id="840586852">
      <w:bodyDiv w:val="1"/>
      <w:marLeft w:val="0"/>
      <w:marRight w:val="0"/>
      <w:marTop w:val="0"/>
      <w:marBottom w:val="0"/>
      <w:divBdr>
        <w:top w:val="none" w:sz="0" w:space="0" w:color="auto"/>
        <w:left w:val="none" w:sz="0" w:space="0" w:color="auto"/>
        <w:bottom w:val="none" w:sz="0" w:space="0" w:color="auto"/>
        <w:right w:val="none" w:sz="0" w:space="0" w:color="auto"/>
      </w:divBdr>
    </w:div>
    <w:div w:id="1168865158">
      <w:bodyDiv w:val="1"/>
      <w:marLeft w:val="0"/>
      <w:marRight w:val="0"/>
      <w:marTop w:val="0"/>
      <w:marBottom w:val="0"/>
      <w:divBdr>
        <w:top w:val="none" w:sz="0" w:space="0" w:color="auto"/>
        <w:left w:val="none" w:sz="0" w:space="0" w:color="auto"/>
        <w:bottom w:val="none" w:sz="0" w:space="0" w:color="auto"/>
        <w:right w:val="none" w:sz="0" w:space="0" w:color="auto"/>
      </w:divBdr>
    </w:div>
    <w:div w:id="1225526969">
      <w:bodyDiv w:val="1"/>
      <w:marLeft w:val="0"/>
      <w:marRight w:val="0"/>
      <w:marTop w:val="0"/>
      <w:marBottom w:val="0"/>
      <w:divBdr>
        <w:top w:val="none" w:sz="0" w:space="0" w:color="auto"/>
        <w:left w:val="none" w:sz="0" w:space="0" w:color="auto"/>
        <w:bottom w:val="none" w:sz="0" w:space="0" w:color="auto"/>
        <w:right w:val="none" w:sz="0" w:space="0" w:color="auto"/>
      </w:divBdr>
    </w:div>
    <w:div w:id="176738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g"/><Relationship Id="rId18" Type="http://schemas.openxmlformats.org/officeDocument/2006/relationships/hyperlink" Target="https://www.mmaglobal.com/news/todo-lo-que-necesitas-saber-sobre-backend-all-you-need-know-regarding-backend" TargetMode="External"/><Relationship Id="rId26" Type="http://schemas.openxmlformats.org/officeDocument/2006/relationships/hyperlink" Target="https://es.wikipedia.org/wiki/El_Turco" TargetMode="External"/><Relationship Id="rId3" Type="http://schemas.openxmlformats.org/officeDocument/2006/relationships/styles" Target="styles.xml"/><Relationship Id="rId21" Type="http://schemas.openxmlformats.org/officeDocument/2006/relationships/hyperlink" Target="https://es.wikipedia.org/wiki/API"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loudflare.com/es-es/learning/ssl/what-is-https/" TargetMode="External"/><Relationship Id="rId25" Type="http://schemas.openxmlformats.org/officeDocument/2006/relationships/hyperlink" Target="http://www.scielo.org.co/scielo.php?script=sci_arttext&amp;pid=S0370-39082011000100009"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es.ryte.com/wiki/HTTPS" TargetMode="External"/><Relationship Id="rId20" Type="http://schemas.openxmlformats.org/officeDocument/2006/relationships/image" Target="media/image9.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anguages.oup.com/google-dictionary-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Protocolo_seguro_de_transferencia_de_hipertexto" TargetMode="External"/><Relationship Id="rId23" Type="http://schemas.openxmlformats.org/officeDocument/2006/relationships/image" Target="media/image10.jpeg"/><Relationship Id="rId28"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xataka.com/basics/api-que-sirve" TargetMode="External"/><Relationship Id="rId27" Type="http://schemas.openxmlformats.org/officeDocument/2006/relationships/hyperlink" Target="https://www.pagina12.com.ar/365538-el-turco-el-automata-que-jugaba-al-ajedrez-y-anticipo-a-las-"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{4E58341C-2F0A-4D57-9D6A-AABBA318118B}</b:Guid>
    <b:RefOrder>4</b:RefOrder>
  </b:Source>
  <b:Source>
    <b:Tag>MDN22</b:Tag>
    <b:SourceType>InternetSite</b:SourceType>
    <b:Guid>{6079CCC3-0105-4AE4-8920-ABD0E0F2878F}</b:Guid>
    <b:Title>Generalidades del protocolo HTTP</b:Title>
    <b:Year>2022</b:Year>
    <b:InternetSiteTitle>developer mozilla</b:InternetSiteTitle>
    <b:Month>Noviembre</b:Month>
    <b:Day>25</b:Day>
    <b:URL>https://developer.mozilla.org/es/docs/Web/HTTP/Overview</b:URL>
    <b:Author>
      <b:Author>
        <b:Corporate>MDN Web Docs</b:Corporate>
      </b:Author>
    </b:Author>
    <b:RefOrder>1</b:RefOrder>
  </b:Source>
  <b:Source>
    <b:Tag>wik23</b:Tag>
    <b:SourceType>InternetSite</b:SourceType>
    <b:Guid>{EC679D41-798D-40AE-A310-7164B1A9815E}</b:Guid>
    <b:Author>
      <b:Author>
        <b:Corporate>wikipedia</b:Corporate>
      </b:Author>
    </b:Author>
    <b:Title>Protocolo de transferencia de hipertexto</b:Title>
    <b:InternetSiteTitle>Wikipedia</b:InternetSiteTitle>
    <b:Year>2023</b:Year>
    <b:Month>febrero</b:Month>
    <b:Day>15</b:Day>
    <b:URL>https://es.wikipedia.org/wiki/Protocolo_de_transferencia_de_hipertexto</b:URL>
    <b:RefOrder>2</b:RefOrder>
  </b:Source>
  <b:Source>
    <b:Tag>Cas21</b:Tag>
    <b:SourceType>InternetSite</b:SourceType>
    <b:Guid>{A5D3FF21-6A6D-4538-BD61-6A6EAEE75F78}</b:Guid>
    <b:Author>
      <b:Author>
        <b:NameList>
          <b:Person>
            <b:Last>Casas</b:Last>
            <b:First>Verónica</b:First>
          </b:Person>
        </b:NameList>
      </b:Author>
    </b:Author>
    <b:Title>Códigos HTTP: Una guía con los códigos de estado más comunes</b:Title>
    <b:InternetSiteTitle>lucus host</b:InternetSiteTitle>
    <b:Year>2021</b:Year>
    <b:Month>08</b:Month>
    <b:Day>25</b:Day>
    <b:URL>https://www.lucushost.com/blog/codigos-http-mas-comunes/</b:URL>
    <b:RefOrder>3</b:RefOrder>
  </b:Source>
</b:Sources>
</file>

<file path=customXml/itemProps1.xml><?xml version="1.0" encoding="utf-8"?>
<ds:datastoreItem xmlns:ds="http://schemas.openxmlformats.org/officeDocument/2006/customXml" ds:itemID="{66F1722A-8EEA-4657-83DA-746F4B71E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10809</TotalTime>
  <Pages>22</Pages>
  <Words>6396</Words>
  <Characters>35184</Characters>
  <Application>Microsoft Office Word</Application>
  <DocSecurity>0</DocSecurity>
  <Lines>293</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INAUT</Company>
  <LinksUpToDate>false</LinksUpToDate>
  <CharactersWithSpaces>41498</CharactersWithSpaces>
  <SharedDoc>false</SharedDoc>
  <HLinks>
    <vt:vector size="42" baseType="variant">
      <vt:variant>
        <vt:i4>1048629</vt:i4>
      </vt:variant>
      <vt:variant>
        <vt:i4>38</vt:i4>
      </vt:variant>
      <vt:variant>
        <vt:i4>0</vt:i4>
      </vt:variant>
      <vt:variant>
        <vt:i4>5</vt:i4>
      </vt:variant>
      <vt:variant>
        <vt:lpwstr/>
      </vt:variant>
      <vt:variant>
        <vt:lpwstr>_Toc194805032</vt:lpwstr>
      </vt:variant>
      <vt:variant>
        <vt:i4>1048629</vt:i4>
      </vt:variant>
      <vt:variant>
        <vt:i4>32</vt:i4>
      </vt:variant>
      <vt:variant>
        <vt:i4>0</vt:i4>
      </vt:variant>
      <vt:variant>
        <vt:i4>5</vt:i4>
      </vt:variant>
      <vt:variant>
        <vt:lpwstr/>
      </vt:variant>
      <vt:variant>
        <vt:lpwstr>_Toc194805031</vt:lpwstr>
      </vt:variant>
      <vt:variant>
        <vt:i4>1048629</vt:i4>
      </vt:variant>
      <vt:variant>
        <vt:i4>26</vt:i4>
      </vt:variant>
      <vt:variant>
        <vt:i4>0</vt:i4>
      </vt:variant>
      <vt:variant>
        <vt:i4>5</vt:i4>
      </vt:variant>
      <vt:variant>
        <vt:lpwstr/>
      </vt:variant>
      <vt:variant>
        <vt:lpwstr>_Toc194805030</vt:lpwstr>
      </vt:variant>
      <vt:variant>
        <vt:i4>1114165</vt:i4>
      </vt:variant>
      <vt:variant>
        <vt:i4>20</vt:i4>
      </vt:variant>
      <vt:variant>
        <vt:i4>0</vt:i4>
      </vt:variant>
      <vt:variant>
        <vt:i4>5</vt:i4>
      </vt:variant>
      <vt:variant>
        <vt:lpwstr/>
      </vt:variant>
      <vt:variant>
        <vt:lpwstr>_Toc194805029</vt:lpwstr>
      </vt:variant>
      <vt:variant>
        <vt:i4>1114165</vt:i4>
      </vt:variant>
      <vt:variant>
        <vt:i4>14</vt:i4>
      </vt:variant>
      <vt:variant>
        <vt:i4>0</vt:i4>
      </vt:variant>
      <vt:variant>
        <vt:i4>5</vt:i4>
      </vt:variant>
      <vt:variant>
        <vt:lpwstr/>
      </vt:variant>
      <vt:variant>
        <vt:lpwstr>_Toc194805028</vt:lpwstr>
      </vt:variant>
      <vt:variant>
        <vt:i4>1114165</vt:i4>
      </vt:variant>
      <vt:variant>
        <vt:i4>8</vt:i4>
      </vt:variant>
      <vt:variant>
        <vt:i4>0</vt:i4>
      </vt:variant>
      <vt:variant>
        <vt:i4>5</vt:i4>
      </vt:variant>
      <vt:variant>
        <vt:lpwstr/>
      </vt:variant>
      <vt:variant>
        <vt:lpwstr>_Toc194805027</vt:lpwstr>
      </vt:variant>
      <vt:variant>
        <vt:i4>1114165</vt:i4>
      </vt:variant>
      <vt:variant>
        <vt:i4>2</vt:i4>
      </vt:variant>
      <vt:variant>
        <vt:i4>0</vt:i4>
      </vt:variant>
      <vt:variant>
        <vt:i4>5</vt:i4>
      </vt:variant>
      <vt:variant>
        <vt:lpwstr/>
      </vt:variant>
      <vt:variant>
        <vt:lpwstr>_Toc194805026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Claudio</dc:creator>
  <cp:keywords/>
  <dc:description/>
  <cp:lastModifiedBy>Claudio Dario Rosales</cp:lastModifiedBy>
  <cp:revision>22</cp:revision>
  <cp:lastPrinted>2000-12-05T04:19:00Z</cp:lastPrinted>
  <dcterms:created xsi:type="dcterms:W3CDTF">2022-07-25T15:35:00Z</dcterms:created>
  <dcterms:modified xsi:type="dcterms:W3CDTF">2023-03-31T16:43:00Z</dcterms:modified>
</cp:coreProperties>
</file>